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DD55D" w14:textId="77777777" w:rsidR="00565DFF" w:rsidRDefault="005C32C3">
      <w:pPr>
        <w:bidi/>
      </w:pPr>
      <w:r>
        <w:rPr>
          <w:rFonts w:ascii="Calibri" w:eastAsia="Calibri" w:hAnsi="Calibri" w:cs="Calibri"/>
          <w:b/>
          <w:bCs/>
          <w:sz w:val="42"/>
          <w:szCs w:val="42"/>
        </w:rPr>
        <w:t>HWEL1AR</w:t>
      </w:r>
    </w:p>
    <w:p w14:paraId="33B7C1B5" w14:textId="582B75C1" w:rsidR="00BE04E7" w:rsidRDefault="2AF30782" w:rsidP="00DE0CC5">
      <w:pPr>
        <w:bidi/>
        <w:rPr>
          <w:rFonts w:ascii="Calibri" w:eastAsia="Calibri" w:hAnsi="Calibri" w:cs="Calibri"/>
          <w:sz w:val="24"/>
          <w:szCs w:val="24"/>
        </w:rPr>
      </w:pPr>
      <w:r w:rsidRPr="2AF30782">
        <w:rPr>
          <w:rFonts w:ascii="Calibri" w:eastAsia="Calibri" w:hAnsi="Calibri" w:cs="Calibri"/>
          <w:sz w:val="24"/>
          <w:szCs w:val="24"/>
          <w:rtl/>
        </w:rPr>
        <w:t xml:space="preserve">طاولة رقم واحد، </w:t>
      </w:r>
      <w:r w:rsidRPr="004D7650">
        <w:rPr>
          <w:rFonts w:ascii="Calibri" w:eastAsia="Calibri" w:hAnsi="Calibri" w:cs="Calibri"/>
          <w:sz w:val="24"/>
          <w:szCs w:val="24"/>
          <w:highlight w:val="yellow"/>
          <w:rtl/>
          <w:rPrChange w:id="0" w:author="Dr. Diana Hassan" w:date="2026-03-11T00:27:00Z" w16du:dateUtc="2026-03-10T21:27:00Z">
            <w:rPr>
              <w:rFonts w:ascii="Calibri" w:eastAsia="Calibri" w:hAnsi="Calibri" w:cs="Calibri"/>
              <w:sz w:val="24"/>
              <w:szCs w:val="24"/>
              <w:rtl/>
            </w:rPr>
          </w:rPrChange>
        </w:rPr>
        <w:t>موديريتر ديانا حسن</w:t>
      </w:r>
      <w:ins w:id="1" w:author="Dr. Diana Hassan" w:date="2026-03-11T00:28:00Z" w16du:dateUtc="2026-03-10T21:28:00Z">
        <w:r w:rsidR="00DE0CC5">
          <w:rPr>
            <w:rFonts w:ascii="Calibri" w:eastAsia="Calibri" w:hAnsi="Calibri" w:cs="Calibri" w:hint="cs"/>
            <w:sz w:val="24"/>
            <w:szCs w:val="24"/>
            <w:rtl/>
          </w:rPr>
          <w:t xml:space="preserve">: </w:t>
        </w:r>
      </w:ins>
      <w:r w:rsidRPr="2AF30782">
        <w:rPr>
          <w:rFonts w:ascii="Calibri" w:eastAsia="Calibri" w:hAnsi="Calibri" w:cs="Calibri"/>
          <w:sz w:val="24"/>
          <w:szCs w:val="24"/>
          <w:rtl/>
        </w:rPr>
        <w:t xml:space="preserve"> طيب، فبعد ما عملنا النشاطين، هلأ بتوقع أنه صار عندكم شوي تفهم عن اللي هو الركائز الخامسة للحياة الطيبة، للـ </w:t>
      </w:r>
      <w:r w:rsidRPr="2AF30782">
        <w:rPr>
          <w:rFonts w:ascii="Calibri" w:eastAsia="Calibri" w:hAnsi="Calibri" w:cs="Calibri"/>
          <w:sz w:val="24"/>
          <w:szCs w:val="24"/>
        </w:rPr>
        <w:t>framework</w:t>
      </w:r>
      <w:r w:rsidRPr="2AF30782">
        <w:rPr>
          <w:rFonts w:ascii="Calibri" w:eastAsia="Calibri" w:hAnsi="Calibri" w:cs="Calibri"/>
          <w:sz w:val="24"/>
          <w:szCs w:val="24"/>
          <w:rtl/>
        </w:rPr>
        <w:t xml:space="preserve"> أول سؤال رح يكون، ما معنى الحياة الطيبة بالنسبة لكم شخصيا؟ كيف بتفهموا معنى الحياة الطيبة بالنسبة لكم؟ </w:t>
      </w:r>
      <w:del w:id="2" w:author="Dr. Diana Hassan" w:date="2026-03-11T00:28:00Z" w16du:dateUtc="2026-03-10T21:28:00Z">
        <w:r w:rsidRPr="2AF30782" w:rsidDel="00DE0CC5">
          <w:rPr>
            <w:rFonts w:ascii="Calibri" w:eastAsia="Calibri" w:hAnsi="Calibri" w:cs="Calibri"/>
            <w:sz w:val="24"/>
            <w:szCs w:val="24"/>
            <w:rtl/>
          </w:rPr>
          <w:delText xml:space="preserve">يعني الشخصية بالنسبة لكم إنتوا تسمعتوا </w:delText>
        </w:r>
        <w:r w:rsidRPr="2AF30782" w:rsidDel="00DE0CC5">
          <w:rPr>
            <w:rFonts w:ascii="Calibri" w:eastAsia="Calibri" w:hAnsi="Calibri" w:cs="Calibri"/>
            <w:sz w:val="24"/>
            <w:szCs w:val="24"/>
          </w:rPr>
          <w:delText>intruders</w:delText>
        </w:r>
        <w:r w:rsidRPr="2AF30782" w:rsidDel="00DE0CC5">
          <w:rPr>
            <w:rFonts w:ascii="Calibri" w:eastAsia="Calibri" w:hAnsi="Calibri" w:cs="Calibri"/>
            <w:sz w:val="24"/>
            <w:szCs w:val="24"/>
            <w:rtl/>
          </w:rPr>
          <w:delText xml:space="preserve">؟ </w:delText>
        </w:r>
      </w:del>
    </w:p>
    <w:p w14:paraId="276344EF" w14:textId="77777777" w:rsidR="00BE04E7" w:rsidRDefault="00BE04E7" w:rsidP="00BE04E7">
      <w:pPr>
        <w:bidi/>
        <w:rPr>
          <w:rFonts w:ascii="Calibri" w:eastAsia="Calibri" w:hAnsi="Calibri" w:cs="Calibri"/>
          <w:sz w:val="24"/>
          <w:szCs w:val="24"/>
        </w:rPr>
      </w:pPr>
    </w:p>
    <w:p w14:paraId="58D5A5FF" w14:textId="679CDF04" w:rsidR="009D1A04" w:rsidRDefault="2AF30782" w:rsidP="009D1A04">
      <w:pPr>
        <w:bidi/>
        <w:rPr>
          <w:ins w:id="3" w:author="Dr. Diana Hassan" w:date="2026-03-10T18:44:00Z" w16du:dateUtc="2026-03-10T15:44:00Z"/>
          <w:rFonts w:ascii="Calibri" w:eastAsia="Calibri" w:hAnsi="Calibri" w:cs="Calibri"/>
          <w:sz w:val="24"/>
          <w:szCs w:val="24"/>
          <w:rtl/>
        </w:rPr>
      </w:pPr>
      <w:del w:id="4" w:author="Dr. Diana Hassan" w:date="2026-03-11T00:27:00Z" w16du:dateUtc="2026-03-10T21:27:00Z">
        <w:r w:rsidRPr="2AF30782" w:rsidDel="00DE0CC5">
          <w:rPr>
            <w:rFonts w:ascii="Calibri" w:eastAsia="Calibri" w:hAnsi="Calibri" w:cs="Calibri"/>
            <w:sz w:val="24"/>
            <w:szCs w:val="24"/>
            <w:rtl/>
          </w:rPr>
          <w:delText xml:space="preserve">كذا دو خلايا يعني مرة واحدة؟ أحنا واحدين وقرروا ما جالوا أخذوهم تفضل، تفضل بالعكس الدكتور بتحرك لنا صراحة كيف حالكم؟ الحمدلله الدكتور مصطفى هنا أنت دكتور علماء؟ نعم حاسوب نعم، كنت قلق حتى الأسامي حتى الأسامي أود أن أقول أنه يعني أنها يعني أنها أنا أردت أن أبتكس على هذا الجسم أرباحا كأسنان أيها الشباب هل هذا يشير إلى رحلة طيبة? كما أن </w:delText>
        </w:r>
        <w:r w:rsidRPr="2AF30782" w:rsidDel="00DE0CC5">
          <w:rPr>
            <w:rFonts w:ascii="Calibri" w:eastAsia="Calibri" w:hAnsi="Calibri" w:cs="Calibri"/>
            <w:sz w:val="24"/>
            <w:szCs w:val="24"/>
          </w:rPr>
          <w:delText>Mugra</w:delText>
        </w:r>
        <w:r w:rsidRPr="2AF30782" w:rsidDel="00DE0CC5">
          <w:rPr>
            <w:rFonts w:ascii="Calibri" w:eastAsia="Calibri" w:hAnsi="Calibri" w:cs="Calibri"/>
            <w:sz w:val="24"/>
            <w:szCs w:val="24"/>
            <w:rtl/>
          </w:rPr>
          <w:delText xml:space="preserve"> هذا ش </w:delText>
        </w:r>
        <w:r w:rsidRPr="2AF30782" w:rsidDel="00DE0CC5">
          <w:rPr>
            <w:rFonts w:ascii="Calibri" w:eastAsia="Calibri" w:hAnsi="Calibri" w:cs="Calibri"/>
            <w:sz w:val="24"/>
            <w:szCs w:val="24"/>
          </w:rPr>
          <w:delText>responsive</w:delText>
        </w:r>
        <w:r w:rsidRPr="2AF30782" w:rsidDel="00DE0CC5">
          <w:rPr>
            <w:rFonts w:ascii="Calibri" w:eastAsia="Calibri" w:hAnsi="Calibri" w:cs="Calibri"/>
            <w:sz w:val="24"/>
            <w:szCs w:val="24"/>
            <w:rtl/>
          </w:rPr>
          <w:delText xml:space="preserve"> الأول سؤال هذه من سؤال ح </w:delText>
        </w:r>
        <w:r w:rsidRPr="2AF30782" w:rsidDel="00DE0CC5">
          <w:rPr>
            <w:rFonts w:ascii="Calibri" w:eastAsia="Calibri" w:hAnsi="Calibri" w:cs="Calibri"/>
            <w:sz w:val="24"/>
            <w:szCs w:val="24"/>
          </w:rPr>
          <w:delText>microfossible</w:delText>
        </w:r>
        <w:r w:rsidRPr="2AF30782" w:rsidDel="00DE0CC5">
          <w:rPr>
            <w:rFonts w:ascii="Calibri" w:eastAsia="Calibri" w:hAnsi="Calibri" w:cs="Calibri"/>
            <w:sz w:val="24"/>
            <w:szCs w:val="24"/>
            <w:rtl/>
          </w:rPr>
          <w:delText xml:space="preserve"> </w:delText>
        </w:r>
      </w:del>
    </w:p>
    <w:p w14:paraId="2DD7BF31" w14:textId="77777777" w:rsidR="009D1A04" w:rsidRDefault="2AF30782" w:rsidP="009D1A04">
      <w:pPr>
        <w:bidi/>
        <w:rPr>
          <w:ins w:id="5" w:author="Dr. Diana Hassan" w:date="2026-03-10T18:45:00Z" w16du:dateUtc="2026-03-10T15:45:00Z"/>
          <w:rFonts w:ascii="Calibri" w:eastAsia="Calibri" w:hAnsi="Calibri" w:cs="Calibri"/>
          <w:sz w:val="24"/>
          <w:szCs w:val="24"/>
          <w:rtl/>
        </w:rPr>
      </w:pPr>
      <w:r w:rsidRPr="2AF30782">
        <w:rPr>
          <w:rFonts w:ascii="Calibri" w:eastAsia="Calibri" w:hAnsi="Calibri" w:cs="Calibri"/>
          <w:sz w:val="24"/>
          <w:szCs w:val="24"/>
          <w:rtl/>
        </w:rPr>
        <w:t xml:space="preserve">فما معنى حياتك الطيبة بالنسبة </w:t>
      </w:r>
      <w:del w:id="6" w:author="Dr. Diana Hassan" w:date="2026-03-10T18:44:00Z" w16du:dateUtc="2026-03-10T15:44:00Z">
        <w:r w:rsidRPr="2AF30782" w:rsidDel="009D1A04">
          <w:rPr>
            <w:rFonts w:ascii="Calibri" w:eastAsia="Calibri" w:hAnsi="Calibri" w:cs="Calibri"/>
            <w:sz w:val="24"/>
            <w:szCs w:val="24"/>
            <w:rtl/>
          </w:rPr>
          <w:delText>للتجارة</w:delText>
        </w:r>
      </w:del>
      <w:ins w:id="7" w:author="Dr. Diana Hassan" w:date="2026-03-10T18:44:00Z" w16du:dateUtc="2026-03-10T15:44:00Z">
        <w:r w:rsidR="009D1A04" w:rsidRPr="2AF30782">
          <w:rPr>
            <w:rFonts w:ascii="Calibri" w:eastAsia="Calibri" w:hAnsi="Calibri" w:cs="Calibri"/>
            <w:sz w:val="24"/>
            <w:szCs w:val="24"/>
            <w:rtl/>
          </w:rPr>
          <w:t>لل</w:t>
        </w:r>
        <w:r w:rsidR="009D1A04">
          <w:rPr>
            <w:rFonts w:ascii="Calibri" w:eastAsia="Calibri" w:hAnsi="Calibri" w:cs="Calibri" w:hint="cs"/>
            <w:sz w:val="24"/>
            <w:szCs w:val="24"/>
            <w:rtl/>
          </w:rPr>
          <w:t>ك</w:t>
        </w:r>
      </w:ins>
      <w:r w:rsidRPr="2AF30782">
        <w:rPr>
          <w:rFonts w:ascii="Calibri" w:eastAsia="Calibri" w:hAnsi="Calibri" w:cs="Calibri"/>
          <w:sz w:val="24"/>
          <w:szCs w:val="24"/>
          <w:rtl/>
        </w:rPr>
        <w:t>؟ فه</w:t>
      </w:r>
      <w:del w:id="8" w:author="Dr. Diana Hassan" w:date="2026-03-10T18:45:00Z" w16du:dateUtc="2026-03-10T15:45:00Z">
        <w:r w:rsidRPr="2AF30782" w:rsidDel="009D1A04">
          <w:rPr>
            <w:rFonts w:ascii="Calibri" w:eastAsia="Calibri" w:hAnsi="Calibri" w:cs="Calibri"/>
            <w:sz w:val="24"/>
            <w:szCs w:val="24"/>
            <w:rtl/>
          </w:rPr>
          <w:delText>ي</w:delText>
        </w:r>
      </w:del>
      <w:r w:rsidRPr="2AF30782">
        <w:rPr>
          <w:rFonts w:ascii="Calibri" w:eastAsia="Calibri" w:hAnsi="Calibri" w:cs="Calibri"/>
          <w:sz w:val="24"/>
          <w:szCs w:val="24"/>
          <w:rtl/>
        </w:rPr>
        <w:t xml:space="preserve"> حد بيحب انه يبدأ الجلسة</w:t>
      </w:r>
      <w:ins w:id="9" w:author="Dr. Diana Hassan" w:date="2026-03-10T18:45:00Z" w16du:dateUtc="2026-03-10T15:45:00Z">
        <w:r w:rsidR="009D1A04">
          <w:rPr>
            <w:rFonts w:ascii="Calibri" w:eastAsia="Calibri" w:hAnsi="Calibri" w:cs="Calibri" w:hint="cs"/>
            <w:sz w:val="24"/>
            <w:szCs w:val="24"/>
            <w:rtl/>
          </w:rPr>
          <w:t>؟</w:t>
        </w:r>
      </w:ins>
    </w:p>
    <w:p w14:paraId="67F46ACE" w14:textId="77777777" w:rsidR="00491167" w:rsidRDefault="009D1A04" w:rsidP="009D1A04">
      <w:pPr>
        <w:bidi/>
        <w:rPr>
          <w:ins w:id="10" w:author="Dr. Diana Hassan" w:date="2026-03-10T19:44:00Z" w16du:dateUtc="2026-03-10T16:44:00Z"/>
          <w:rFonts w:ascii="Calibri" w:eastAsia="Calibri" w:hAnsi="Calibri" w:cs="Calibri"/>
          <w:sz w:val="24"/>
          <w:szCs w:val="24"/>
          <w:rtl/>
        </w:rPr>
      </w:pPr>
      <w:ins w:id="11" w:author="Dr. Diana Hassan" w:date="2026-03-10T18:45:00Z" w16du:dateUtc="2026-03-10T15:45:00Z">
        <w:r w:rsidRPr="00DE0CC5">
          <w:rPr>
            <w:rFonts w:ascii="Calibri" w:eastAsia="Calibri" w:hAnsi="Calibri" w:cs="Calibri" w:hint="eastAsia"/>
            <w:sz w:val="24"/>
            <w:szCs w:val="24"/>
            <w:highlight w:val="yellow"/>
            <w:rtl/>
            <w:rPrChange w:id="12" w:author="Dr. Diana Hassan" w:date="2026-03-11T00:28:00Z" w16du:dateUtc="2026-03-10T21:28:00Z">
              <w:rPr>
                <w:rFonts w:ascii="Calibri" w:eastAsia="Calibri" w:hAnsi="Calibri" w:cs="Calibri" w:hint="eastAsia"/>
                <w:sz w:val="24"/>
                <w:szCs w:val="24"/>
                <w:rtl/>
              </w:rPr>
            </w:rPrChange>
          </w:rPr>
          <w:t>د</w:t>
        </w:r>
        <w:r w:rsidRPr="00DE0CC5">
          <w:rPr>
            <w:rFonts w:ascii="Calibri" w:eastAsia="Calibri" w:hAnsi="Calibri" w:cs="Calibri"/>
            <w:sz w:val="24"/>
            <w:szCs w:val="24"/>
            <w:highlight w:val="yellow"/>
            <w:rtl/>
            <w:rPrChange w:id="13" w:author="Dr. Diana Hassan" w:date="2026-03-11T00:28:00Z" w16du:dateUtc="2026-03-10T21:28:00Z">
              <w:rPr>
                <w:rFonts w:ascii="Calibri" w:eastAsia="Calibri" w:hAnsi="Calibri" w:cs="Calibri"/>
                <w:sz w:val="24"/>
                <w:szCs w:val="24"/>
                <w:rtl/>
              </w:rPr>
            </w:rPrChange>
          </w:rPr>
          <w:t>. درويش العمادي:</w:t>
        </w:r>
      </w:ins>
      <w:r w:rsidR="2AF30782" w:rsidRPr="2AF30782">
        <w:rPr>
          <w:rFonts w:ascii="Calibri" w:eastAsia="Calibri" w:hAnsi="Calibri" w:cs="Calibri"/>
          <w:sz w:val="24"/>
          <w:szCs w:val="24"/>
          <w:rtl/>
        </w:rPr>
        <w:t xml:space="preserve"> احنا احنا جاوبنا على طاولة ثانية لكن معلش احنا نجاوب على هاذ الطاولة من هنا وبعدين بسم الله الرحمن الرحيم دروش العمادي لان لازم واحد يقول اسمه قبل </w:t>
      </w:r>
      <w:del w:id="14" w:author="Dr. Diana Hassan" w:date="2026-03-10T18:47:00Z" w16du:dateUtc="2026-03-10T15:47:00Z">
        <w:r w:rsidR="2AF30782" w:rsidRPr="2AF30782" w:rsidDel="00FE5366">
          <w:rPr>
            <w:rFonts w:ascii="Calibri" w:eastAsia="Calibri" w:hAnsi="Calibri" w:cs="Calibri"/>
            <w:sz w:val="24"/>
            <w:szCs w:val="24"/>
            <w:rtl/>
          </w:rPr>
          <w:delText xml:space="preserve">يعني بس عشان بس عشان نتراكس يعني طبعاً </w:delText>
        </w:r>
      </w:del>
      <w:r w:rsidR="2AF30782" w:rsidRPr="2AF30782">
        <w:rPr>
          <w:rFonts w:ascii="Calibri" w:eastAsia="Calibri" w:hAnsi="Calibri" w:cs="Calibri"/>
          <w:sz w:val="24"/>
          <w:szCs w:val="24"/>
          <w:rtl/>
        </w:rPr>
        <w:t xml:space="preserve">شوف الحياة طيبة انا اعتقد هي الحياة اللي توفر توازن نفسي </w:t>
      </w:r>
      <w:del w:id="15" w:author="Dr. Diana Hassan" w:date="2026-03-10T18:47:00Z" w16du:dateUtc="2026-03-10T15:47:00Z">
        <w:r w:rsidR="2AF30782" w:rsidRPr="2AF30782" w:rsidDel="00FE5366">
          <w:rPr>
            <w:rFonts w:ascii="Calibri" w:eastAsia="Calibri" w:hAnsi="Calibri" w:cs="Calibri"/>
            <w:sz w:val="24"/>
            <w:szCs w:val="24"/>
            <w:rtl/>
          </w:rPr>
          <w:delText>للانسان</w:delText>
        </w:r>
      </w:del>
      <w:ins w:id="16" w:author="Dr. Diana Hassan" w:date="2026-03-10T18:47:00Z" w16du:dateUtc="2026-03-10T15:47:00Z">
        <w:r w:rsidR="00FE5366">
          <w:rPr>
            <w:rFonts w:ascii="Calibri" w:eastAsia="Calibri" w:hAnsi="Calibri" w:cs="Calibri" w:hint="cs"/>
            <w:sz w:val="24"/>
            <w:szCs w:val="24"/>
            <w:rtl/>
          </w:rPr>
          <w:t>للإنسان.</w:t>
        </w:r>
      </w:ins>
      <w:r w:rsidR="2AF30782" w:rsidRPr="2AF30782">
        <w:rPr>
          <w:rFonts w:ascii="Calibri" w:eastAsia="Calibri" w:hAnsi="Calibri" w:cs="Calibri"/>
          <w:sz w:val="24"/>
          <w:szCs w:val="24"/>
          <w:rtl/>
        </w:rPr>
        <w:t xml:space="preserve"> توازن نفسي بمعنى انه هو يجب ان يتقبل الحياة يعني بصورة اللي علي</w:t>
      </w:r>
      <w:ins w:id="17" w:author="Dr. Diana Hassan" w:date="2026-03-10T18:46:00Z" w16du:dateUtc="2026-03-10T15:46:00Z">
        <w:r w:rsidR="00FE5366">
          <w:rPr>
            <w:rFonts w:ascii="Calibri" w:eastAsia="Calibri" w:hAnsi="Calibri" w:cs="Calibri" w:hint="cs"/>
            <w:sz w:val="24"/>
            <w:szCs w:val="24"/>
            <w:rtl/>
          </w:rPr>
          <w:t>ه</w:t>
        </w:r>
      </w:ins>
      <w:r w:rsidR="2AF30782" w:rsidRPr="2AF30782">
        <w:rPr>
          <w:rFonts w:ascii="Calibri" w:eastAsia="Calibri" w:hAnsi="Calibri" w:cs="Calibri"/>
          <w:sz w:val="24"/>
          <w:szCs w:val="24"/>
          <w:rtl/>
        </w:rPr>
        <w:t>ا مش بالحياة اللي في مخيلته</w:t>
      </w:r>
      <w:del w:id="18" w:author="Dr. Diana Hassan" w:date="2026-03-10T18:46:00Z" w16du:dateUtc="2026-03-10T15:46:00Z">
        <w:r w:rsidR="2AF30782" w:rsidRPr="2AF30782" w:rsidDel="00FE5366">
          <w:rPr>
            <w:rFonts w:ascii="Calibri" w:eastAsia="Calibri" w:hAnsi="Calibri" w:cs="Calibri"/>
            <w:sz w:val="24"/>
            <w:szCs w:val="24"/>
            <w:rtl/>
          </w:rPr>
          <w:delText>ا</w:delText>
        </w:r>
      </w:del>
      <w:ins w:id="19" w:author="Dr. Diana Hassan" w:date="2026-03-10T18:47:00Z" w16du:dateUtc="2026-03-10T15:47:00Z">
        <w:r w:rsidR="00FE5366">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احنا كلنا ودنا نصير بليونيرس وكلنا ودنا نعيش </w:t>
      </w:r>
      <w:r w:rsidR="2AF30782" w:rsidRPr="2AF30782">
        <w:rPr>
          <w:rFonts w:ascii="Calibri" w:eastAsia="Calibri" w:hAnsi="Calibri" w:cs="Calibri"/>
          <w:sz w:val="24"/>
          <w:szCs w:val="24"/>
        </w:rPr>
        <w:t>200</w:t>
      </w:r>
      <w:r w:rsidR="2AF30782" w:rsidRPr="2AF30782">
        <w:rPr>
          <w:rFonts w:ascii="Calibri" w:eastAsia="Calibri" w:hAnsi="Calibri" w:cs="Calibri"/>
          <w:sz w:val="24"/>
          <w:szCs w:val="24"/>
          <w:rtl/>
        </w:rPr>
        <w:t xml:space="preserve"> سنة وبصحة كان عمرنا </w:t>
      </w:r>
      <w:r w:rsidR="2AF30782" w:rsidRPr="2AF30782">
        <w:rPr>
          <w:rFonts w:ascii="Calibri" w:eastAsia="Calibri" w:hAnsi="Calibri" w:cs="Calibri"/>
          <w:sz w:val="24"/>
          <w:szCs w:val="24"/>
        </w:rPr>
        <w:t>30</w:t>
      </w:r>
      <w:r w:rsidR="2AF30782" w:rsidRPr="2AF30782">
        <w:rPr>
          <w:rFonts w:ascii="Calibri" w:eastAsia="Calibri" w:hAnsi="Calibri" w:cs="Calibri"/>
          <w:sz w:val="24"/>
          <w:szCs w:val="24"/>
          <w:rtl/>
        </w:rPr>
        <w:t xml:space="preserve"> سنة لكن هذا غير واقع وبالتالي انا اعتقد الانسان اللي يعني اللي يعيش حياة سعيدة هو اللي ينظر الى الحياة بالواقع اللي هو فيه ويقبله كما هو صحيح يحاول ان يغير هذا الواقع الى افضل ولكن </w:t>
      </w:r>
      <w:del w:id="20" w:author="Dr. Diana Hassan" w:date="2026-03-10T18:51:00Z" w16du:dateUtc="2026-03-10T15:51:00Z">
        <w:r w:rsidR="2AF30782" w:rsidRPr="2AF30782" w:rsidDel="00FE5366">
          <w:rPr>
            <w:rFonts w:ascii="Calibri" w:eastAsia="Calibri" w:hAnsi="Calibri" w:cs="Calibri"/>
            <w:sz w:val="24"/>
            <w:szCs w:val="24"/>
            <w:rtl/>
          </w:rPr>
          <w:delText xml:space="preserve">ليه </w:delText>
        </w:r>
      </w:del>
      <w:ins w:id="21" w:author="Dr. Diana Hassan" w:date="2026-03-10T18:51:00Z" w16du:dateUtc="2026-03-10T15:51:00Z">
        <w:r w:rsidR="00FE5366">
          <w:rPr>
            <w:rFonts w:ascii="Calibri" w:eastAsia="Calibri" w:hAnsi="Calibri" w:cs="Calibri" w:hint="cs"/>
            <w:sz w:val="24"/>
            <w:szCs w:val="24"/>
            <w:rtl/>
          </w:rPr>
          <w:t>لا</w:t>
        </w:r>
        <w:r w:rsidR="00FE5366"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 xml:space="preserve">يكون همه كله يعني الجري ورا هذا على حساب امور اخرى انا اعتقد الحياة فيها كثير من الاشياء اللي توفر لنا سعادة على سبيل المثال من غير وجود المادة يعني الصحبة الطيبة تسوي ملايين الريالات تخيل انك انت عايش وعندك مليونير وانت عايش بنفسك ما عندك حد وتخيل في المقابل الشخص اللي ما عنده الا دخل بسيط لكن عنده كثير من الاصحاب هذا انا متأكد الثاني حياته اسعد بكثير من </w:t>
      </w:r>
      <w:del w:id="22" w:author="Dr. Diana Hassan" w:date="2026-03-10T19:26:00Z" w16du:dateUtc="2026-03-10T16:26:00Z">
        <w:r w:rsidR="2AF30782" w:rsidRPr="2AF30782" w:rsidDel="00E30E15">
          <w:rPr>
            <w:rFonts w:ascii="Calibri" w:eastAsia="Calibri" w:hAnsi="Calibri" w:cs="Calibri"/>
            <w:sz w:val="24"/>
            <w:szCs w:val="24"/>
            <w:rtl/>
          </w:rPr>
          <w:delText>الاول</w:delText>
        </w:r>
      </w:del>
      <w:ins w:id="23" w:author="Dr. Diana Hassan" w:date="2026-03-10T19:26:00Z" w16du:dateUtc="2026-03-10T16:26:00Z">
        <w:r w:rsidR="00E30E15">
          <w:rPr>
            <w:rFonts w:ascii="Calibri" w:eastAsia="Calibri" w:hAnsi="Calibri" w:cs="Calibri" w:hint="cs"/>
            <w:sz w:val="24"/>
            <w:szCs w:val="24"/>
            <w:rtl/>
          </w:rPr>
          <w:t xml:space="preserve">الأول </w:t>
        </w:r>
      </w:ins>
      <w:del w:id="24" w:author="Dr. Diana Hassan" w:date="2026-03-10T19:26:00Z" w16du:dateUtc="2026-03-10T16:26:00Z">
        <w:r w:rsidR="2AF30782" w:rsidRPr="2AF30782" w:rsidDel="00240B51">
          <w:rPr>
            <w:rFonts w:ascii="Calibri" w:eastAsia="Calibri" w:hAnsi="Calibri" w:cs="Calibri"/>
            <w:sz w:val="24"/>
            <w:szCs w:val="24"/>
            <w:rtl/>
          </w:rPr>
          <w:delText xml:space="preserve">ان </w:delText>
        </w:r>
      </w:del>
      <w:r w:rsidR="2AF30782" w:rsidRPr="2AF30782">
        <w:rPr>
          <w:rFonts w:ascii="Calibri" w:eastAsia="Calibri" w:hAnsi="Calibri" w:cs="Calibri"/>
          <w:sz w:val="24"/>
          <w:szCs w:val="24"/>
          <w:rtl/>
        </w:rPr>
        <w:t>وايضا لازم الانسان من وجهة نظر</w:t>
      </w:r>
      <w:ins w:id="25" w:author="Dr. Diana Hassan" w:date="2026-03-10T19:26:00Z" w16du:dateUtc="2026-03-10T16:26:00Z">
        <w:r w:rsidR="00240B51">
          <w:rPr>
            <w:rFonts w:ascii="Calibri" w:eastAsia="Calibri" w:hAnsi="Calibri" w:cs="Calibri" w:hint="cs"/>
            <w:sz w:val="24"/>
            <w:szCs w:val="24"/>
            <w:rtl/>
          </w:rPr>
          <w:t>ي</w:t>
        </w:r>
      </w:ins>
      <w:r w:rsidR="2AF30782" w:rsidRPr="2AF30782">
        <w:rPr>
          <w:rFonts w:ascii="Calibri" w:eastAsia="Calibri" w:hAnsi="Calibri" w:cs="Calibri"/>
          <w:sz w:val="24"/>
          <w:szCs w:val="24"/>
          <w:rtl/>
        </w:rPr>
        <w:t xml:space="preserve"> يكون مقتنع بما </w:t>
      </w:r>
      <w:del w:id="26" w:author="Dr. Diana Hassan" w:date="2026-03-10T19:26:00Z" w16du:dateUtc="2026-03-10T16:26:00Z">
        <w:r w:rsidR="2AF30782" w:rsidRPr="2AF30782" w:rsidDel="00240B51">
          <w:rPr>
            <w:rFonts w:ascii="Calibri" w:eastAsia="Calibri" w:hAnsi="Calibri" w:cs="Calibri"/>
            <w:sz w:val="24"/>
            <w:szCs w:val="24"/>
            <w:rtl/>
          </w:rPr>
          <w:delText xml:space="preserve">هو بما </w:delText>
        </w:r>
      </w:del>
      <w:r w:rsidR="2AF30782" w:rsidRPr="2AF30782">
        <w:rPr>
          <w:rFonts w:ascii="Calibri" w:eastAsia="Calibri" w:hAnsi="Calibri" w:cs="Calibri"/>
          <w:sz w:val="24"/>
          <w:szCs w:val="24"/>
          <w:rtl/>
        </w:rPr>
        <w:t>رزقه الله بمعنى انا قلت هالمثال هذا يعني انا حتى اقول لابناء</w:t>
      </w:r>
      <w:ins w:id="27" w:author="Dr. Diana Hassan" w:date="2026-03-10T19:40:00Z" w16du:dateUtc="2026-03-10T16:40:00Z">
        <w:r w:rsidR="00E15E48">
          <w:rPr>
            <w:rFonts w:ascii="Calibri" w:eastAsia="Calibri" w:hAnsi="Calibri" w:cs="Calibri" w:hint="cs"/>
            <w:sz w:val="24"/>
            <w:szCs w:val="24"/>
            <w:rtl/>
          </w:rPr>
          <w:t>ي</w:t>
        </w:r>
      </w:ins>
      <w:r w:rsidR="2AF30782" w:rsidRPr="2AF30782">
        <w:rPr>
          <w:rFonts w:ascii="Calibri" w:eastAsia="Calibri" w:hAnsi="Calibri" w:cs="Calibri"/>
          <w:sz w:val="24"/>
          <w:szCs w:val="24"/>
          <w:rtl/>
        </w:rPr>
        <w:t xml:space="preserve"> يعني ترى اذا انتوا راكبين سيارة كامري وط</w:t>
      </w:r>
      <w:ins w:id="28" w:author="Dr. Diana Hassan" w:date="2026-03-10T19:41:00Z" w16du:dateUtc="2026-03-10T16:41:00Z">
        <w:r w:rsidR="00E67409">
          <w:rPr>
            <w:rFonts w:ascii="Calibri" w:eastAsia="Calibri" w:hAnsi="Calibri" w:cs="Calibri" w:hint="cs"/>
            <w:sz w:val="24"/>
            <w:szCs w:val="24"/>
            <w:rtl/>
          </w:rPr>
          <w:t>ا</w:t>
        </w:r>
      </w:ins>
      <w:r w:rsidR="2AF30782" w:rsidRPr="2AF30782">
        <w:rPr>
          <w:rFonts w:ascii="Calibri" w:eastAsia="Calibri" w:hAnsi="Calibri" w:cs="Calibri"/>
          <w:sz w:val="24"/>
          <w:szCs w:val="24"/>
          <w:rtl/>
        </w:rPr>
        <w:t>ف عندكم واحد راكب فراري قول الحمد لله مش لانه ط</w:t>
      </w:r>
      <w:ins w:id="29" w:author="Dr. Diana Hassan" w:date="2026-03-10T19:41:00Z" w16du:dateUtc="2026-03-10T16:41:00Z">
        <w:r w:rsidR="00002AA6">
          <w:rPr>
            <w:rFonts w:ascii="Calibri" w:eastAsia="Calibri" w:hAnsi="Calibri" w:cs="Calibri" w:hint="cs"/>
            <w:sz w:val="24"/>
            <w:szCs w:val="24"/>
            <w:rtl/>
          </w:rPr>
          <w:t>ا</w:t>
        </w:r>
      </w:ins>
      <w:r w:rsidR="2AF30782" w:rsidRPr="2AF30782">
        <w:rPr>
          <w:rFonts w:ascii="Calibri" w:eastAsia="Calibri" w:hAnsi="Calibri" w:cs="Calibri"/>
          <w:sz w:val="24"/>
          <w:szCs w:val="24"/>
          <w:rtl/>
        </w:rPr>
        <w:t xml:space="preserve">ف الفراري قول لانك انت راكب هذا لانه في كثيرين ترى راكبين السيكل ومشت من جنبك وعدد اللي راكبين السيكل </w:t>
      </w:r>
      <w:del w:id="30" w:author="Dr. Diana Hassan" w:date="2026-03-10T19:42:00Z" w16du:dateUtc="2026-03-10T16:42:00Z">
        <w:r w:rsidR="2AF30782" w:rsidRPr="2AF30782" w:rsidDel="00002AA6">
          <w:rPr>
            <w:rFonts w:ascii="Calibri" w:eastAsia="Calibri" w:hAnsi="Calibri" w:cs="Calibri"/>
            <w:sz w:val="24"/>
            <w:szCs w:val="24"/>
            <w:rtl/>
          </w:rPr>
          <w:delText xml:space="preserve">اموما </w:delText>
        </w:r>
      </w:del>
      <w:ins w:id="31" w:author="Dr. Diana Hassan" w:date="2026-03-10T19:42:00Z" w16du:dateUtc="2026-03-10T16:42:00Z">
        <w:r w:rsidR="00002AA6">
          <w:rPr>
            <w:rFonts w:ascii="Calibri" w:eastAsia="Calibri" w:hAnsi="Calibri" w:cs="Calibri" w:hint="cs"/>
            <w:sz w:val="24"/>
            <w:szCs w:val="24"/>
            <w:rtl/>
          </w:rPr>
          <w:t>ع</w:t>
        </w:r>
        <w:r w:rsidR="00002AA6" w:rsidRPr="2AF30782">
          <w:rPr>
            <w:rFonts w:ascii="Calibri" w:eastAsia="Calibri" w:hAnsi="Calibri" w:cs="Calibri"/>
            <w:sz w:val="24"/>
            <w:szCs w:val="24"/>
            <w:rtl/>
          </w:rPr>
          <w:t xml:space="preserve">موما </w:t>
        </w:r>
      </w:ins>
      <w:r w:rsidR="2AF30782" w:rsidRPr="2AF30782">
        <w:rPr>
          <w:rFonts w:ascii="Calibri" w:eastAsia="Calibri" w:hAnsi="Calibri" w:cs="Calibri"/>
          <w:sz w:val="24"/>
          <w:szCs w:val="24"/>
          <w:rtl/>
        </w:rPr>
        <w:t xml:space="preserve">يفوق بمراحل عدد الراكبين الفراري يعني امكان واحد </w:t>
      </w:r>
      <w:ins w:id="32" w:author="Dr. Diana Hassan" w:date="2026-03-10T19:43:00Z" w16du:dateUtc="2026-03-10T16:43:00Z">
        <w:r w:rsidR="00244D14">
          <w:rPr>
            <w:rFonts w:ascii="Calibri" w:eastAsia="Calibri" w:hAnsi="Calibri" w:cs="Calibri" w:hint="cs"/>
            <w:sz w:val="24"/>
            <w:szCs w:val="24"/>
            <w:rtl/>
          </w:rPr>
          <w:t>-</w:t>
        </w:r>
      </w:ins>
      <w:r w:rsidR="2AF30782" w:rsidRPr="2AF30782">
        <w:rPr>
          <w:rFonts w:ascii="Calibri" w:eastAsia="Calibri" w:hAnsi="Calibri" w:cs="Calibri"/>
          <w:sz w:val="24"/>
          <w:szCs w:val="24"/>
          <w:rtl/>
        </w:rPr>
        <w:t>اثنين فراري لكن اللي راكبين السيكل بالال</w:t>
      </w:r>
      <w:ins w:id="33" w:author="Dr. Diana Hassan" w:date="2026-03-10T19:43:00Z" w16du:dateUtc="2026-03-10T16:43:00Z">
        <w:r w:rsidR="00FE7485">
          <w:rPr>
            <w:rFonts w:ascii="Calibri" w:eastAsia="Calibri" w:hAnsi="Calibri" w:cs="Calibri" w:hint="cs"/>
            <w:sz w:val="24"/>
            <w:szCs w:val="24"/>
            <w:rtl/>
          </w:rPr>
          <w:t>ا</w:t>
        </w:r>
      </w:ins>
      <w:r w:rsidR="2AF30782" w:rsidRPr="2AF30782">
        <w:rPr>
          <w:rFonts w:ascii="Calibri" w:eastAsia="Calibri" w:hAnsi="Calibri" w:cs="Calibri"/>
          <w:sz w:val="24"/>
          <w:szCs w:val="24"/>
          <w:rtl/>
        </w:rPr>
        <w:t xml:space="preserve">ف فانت تقول الحمدلله اللي انت فيه صحيح تحاول إن في يوم من الأيام يكون عندك فراري بس ما يكون هذا هو </w:t>
      </w:r>
      <w:del w:id="34" w:author="Dr. Diana Hassan" w:date="2026-03-10T19:43:00Z" w16du:dateUtc="2026-03-10T16:43:00Z">
        <w:r w:rsidR="2AF30782" w:rsidRPr="2AF30782" w:rsidDel="00FE7485">
          <w:rPr>
            <w:rFonts w:ascii="Calibri" w:eastAsia="Calibri" w:hAnsi="Calibri" w:cs="Calibri"/>
            <w:sz w:val="24"/>
            <w:szCs w:val="24"/>
            <w:rtl/>
          </w:rPr>
          <w:delText xml:space="preserve">العمل </w:delText>
        </w:r>
      </w:del>
      <w:ins w:id="35" w:author="Dr. Diana Hassan" w:date="2026-03-10T19:43:00Z" w16du:dateUtc="2026-03-10T16:43:00Z">
        <w:r w:rsidR="00FE7485" w:rsidRPr="2AF30782">
          <w:rPr>
            <w:rFonts w:ascii="Calibri" w:eastAsia="Calibri" w:hAnsi="Calibri" w:cs="Calibri"/>
            <w:sz w:val="24"/>
            <w:szCs w:val="24"/>
            <w:rtl/>
          </w:rPr>
          <w:t>ال</w:t>
        </w:r>
        <w:r w:rsidR="00FE7485">
          <w:rPr>
            <w:rFonts w:ascii="Calibri" w:eastAsia="Calibri" w:hAnsi="Calibri" w:cs="Calibri" w:hint="cs"/>
            <w:sz w:val="24"/>
            <w:szCs w:val="24"/>
            <w:rtl/>
          </w:rPr>
          <w:t>هدف</w:t>
        </w:r>
        <w:r w:rsidR="00FE7485"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الوحيد في العالم</w:t>
      </w:r>
      <w:ins w:id="36" w:author="Dr. Diana Hassan" w:date="2026-03-10T19:43:00Z" w16du:dateUtc="2026-03-10T16:43:00Z">
        <w:r w:rsidR="00C24499">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يعني هذا بالنسبة لي هذا التوازن أنا أعتقد مهم جداً</w:t>
      </w:r>
      <w:ins w:id="37" w:author="Dr. Diana Hassan" w:date="2026-03-10T19:43:00Z" w16du:dateUtc="2026-03-10T16:43:00Z">
        <w:r w:rsidR="00C24499">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هذا التوازن هو اللي يوفر السعادة للإنسان</w:t>
      </w:r>
      <w:ins w:id="38" w:author="Dr. Diana Hassan" w:date="2026-03-10T19:44:00Z" w16du:dateUtc="2026-03-10T16:44:00Z">
        <w:r w:rsidR="00C24499">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w:t>
      </w:r>
      <w:del w:id="39" w:author="Dr. Diana Hassan" w:date="2026-03-10T19:44:00Z" w16du:dateUtc="2026-03-10T16:44:00Z">
        <w:r w:rsidR="2AF30782" w:rsidRPr="2AF30782" w:rsidDel="00C24499">
          <w:rPr>
            <w:rFonts w:ascii="Calibri" w:eastAsia="Calibri" w:hAnsi="Calibri" w:cs="Calibri"/>
            <w:sz w:val="24"/>
            <w:szCs w:val="24"/>
            <w:rtl/>
          </w:rPr>
          <w:delText xml:space="preserve">أي </w:delText>
        </w:r>
      </w:del>
      <w:ins w:id="40" w:author="Dr. Diana Hassan" w:date="2026-03-10T19:44:00Z" w16du:dateUtc="2026-03-10T16:44:00Z">
        <w:r w:rsidR="00C24499">
          <w:rPr>
            <w:rFonts w:ascii="Calibri" w:eastAsia="Calibri" w:hAnsi="Calibri" w:cs="Calibri" w:hint="cs"/>
            <w:sz w:val="24"/>
            <w:szCs w:val="24"/>
            <w:rtl/>
          </w:rPr>
          <w:t>ها</w:t>
        </w:r>
        <w:r w:rsidR="00C24499" w:rsidRPr="2AF30782">
          <w:rPr>
            <w:rFonts w:ascii="Calibri" w:eastAsia="Calibri" w:hAnsi="Calibri" w:cs="Calibri"/>
            <w:sz w:val="24"/>
            <w:szCs w:val="24"/>
            <w:rtl/>
          </w:rPr>
          <w:t xml:space="preserve">ي </w:t>
        </w:r>
      </w:ins>
      <w:r w:rsidR="2AF30782" w:rsidRPr="2AF30782">
        <w:rPr>
          <w:rFonts w:ascii="Calibri" w:eastAsia="Calibri" w:hAnsi="Calibri" w:cs="Calibri"/>
          <w:sz w:val="24"/>
          <w:szCs w:val="24"/>
          <w:rtl/>
        </w:rPr>
        <w:t xml:space="preserve">وجهة نظري يعني طبعاً الناس </w:t>
      </w:r>
      <w:del w:id="41" w:author="Dr. Diana Hassan" w:date="2026-03-10T19:44:00Z" w16du:dateUtc="2026-03-10T16:44:00Z">
        <w:r w:rsidR="2AF30782" w:rsidRPr="2AF30782" w:rsidDel="00491167">
          <w:rPr>
            <w:rFonts w:ascii="Calibri" w:eastAsia="Calibri" w:hAnsi="Calibri" w:cs="Calibri"/>
            <w:sz w:val="24"/>
            <w:szCs w:val="24"/>
            <w:rtl/>
          </w:rPr>
          <w:delText xml:space="preserve">وجهة </w:delText>
        </w:r>
      </w:del>
      <w:ins w:id="42" w:author="Dr. Diana Hassan" w:date="2026-03-10T19:44:00Z" w16du:dateUtc="2026-03-10T16:44:00Z">
        <w:r w:rsidR="00491167" w:rsidRPr="2AF30782">
          <w:rPr>
            <w:rFonts w:ascii="Calibri" w:eastAsia="Calibri" w:hAnsi="Calibri" w:cs="Calibri"/>
            <w:sz w:val="24"/>
            <w:szCs w:val="24"/>
            <w:rtl/>
          </w:rPr>
          <w:t>وجه</w:t>
        </w:r>
        <w:r w:rsidR="00491167">
          <w:rPr>
            <w:rFonts w:ascii="Calibri" w:eastAsia="Calibri" w:hAnsi="Calibri" w:cs="Calibri" w:hint="cs"/>
            <w:sz w:val="24"/>
            <w:szCs w:val="24"/>
            <w:rtl/>
          </w:rPr>
          <w:t>ات</w:t>
        </w:r>
        <w:r w:rsidR="00491167"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نظر</w:t>
      </w:r>
      <w:del w:id="43" w:author="Dr. Diana Hassan" w:date="2026-03-10T19:44:00Z" w16du:dateUtc="2026-03-10T16:44:00Z">
        <w:r w:rsidR="2AF30782" w:rsidRPr="2AF30782" w:rsidDel="00491167">
          <w:rPr>
            <w:rFonts w:ascii="Calibri" w:eastAsia="Calibri" w:hAnsi="Calibri" w:cs="Calibri"/>
            <w:sz w:val="24"/>
            <w:szCs w:val="24"/>
            <w:rtl/>
          </w:rPr>
          <w:delText>ي</w:delText>
        </w:r>
      </w:del>
      <w:ins w:id="44" w:author="Dr. Diana Hassan" w:date="2026-03-10T19:44:00Z" w16du:dateUtc="2026-03-10T16:44:00Z">
        <w:r w:rsidR="00491167">
          <w:rPr>
            <w:rFonts w:ascii="Calibri" w:eastAsia="Calibri" w:hAnsi="Calibri" w:cs="Calibri" w:hint="cs"/>
            <w:sz w:val="24"/>
            <w:szCs w:val="24"/>
            <w:rtl/>
          </w:rPr>
          <w:t>.</w:t>
        </w:r>
      </w:ins>
    </w:p>
    <w:p w14:paraId="3F0AD654" w14:textId="77777777" w:rsidR="00491167" w:rsidRDefault="00491167" w:rsidP="00491167">
      <w:pPr>
        <w:bidi/>
        <w:rPr>
          <w:ins w:id="45" w:author="Dr. Diana Hassan" w:date="2026-03-10T19:44:00Z" w16du:dateUtc="2026-03-10T16:44:00Z"/>
          <w:rFonts w:ascii="Calibri" w:eastAsia="Calibri" w:hAnsi="Calibri" w:cs="Calibri"/>
          <w:sz w:val="24"/>
          <w:szCs w:val="24"/>
          <w:rtl/>
        </w:rPr>
      </w:pPr>
    </w:p>
    <w:p w14:paraId="4C1A684C" w14:textId="77777777" w:rsidR="00E320A5" w:rsidRDefault="2AF30782" w:rsidP="00491167">
      <w:pPr>
        <w:bidi/>
        <w:rPr>
          <w:ins w:id="46" w:author="Dr. Diana Hassan" w:date="2026-03-10T19:44:00Z" w16du:dateUtc="2026-03-10T16:44:00Z"/>
          <w:rFonts w:ascii="Calibri" w:eastAsia="Calibri" w:hAnsi="Calibri" w:cs="Calibri"/>
          <w:sz w:val="24"/>
          <w:szCs w:val="24"/>
          <w:rtl/>
        </w:rPr>
      </w:pPr>
      <w:r w:rsidRPr="2AF30782">
        <w:rPr>
          <w:rFonts w:ascii="Calibri" w:eastAsia="Calibri" w:hAnsi="Calibri" w:cs="Calibri"/>
          <w:sz w:val="24"/>
          <w:szCs w:val="24"/>
          <w:rtl/>
        </w:rPr>
        <w:t xml:space="preserve"> شكراً دكتور شكراً</w:t>
      </w:r>
      <w:ins w:id="47" w:author="Dr. Diana Hassan" w:date="2026-03-10T19:44:00Z" w16du:dateUtc="2026-03-10T16:44:00Z">
        <w:r w:rsidR="00491167">
          <w:rPr>
            <w:rFonts w:ascii="Calibri" w:eastAsia="Calibri" w:hAnsi="Calibri" w:cs="Calibri" w:hint="cs"/>
            <w:sz w:val="24"/>
            <w:szCs w:val="24"/>
            <w:rtl/>
          </w:rPr>
          <w:t>.</w:t>
        </w:r>
      </w:ins>
      <w:r w:rsidRPr="2AF30782">
        <w:rPr>
          <w:rFonts w:ascii="Calibri" w:eastAsia="Calibri" w:hAnsi="Calibri" w:cs="Calibri"/>
          <w:sz w:val="24"/>
          <w:szCs w:val="24"/>
          <w:rtl/>
        </w:rPr>
        <w:t xml:space="preserve"> مين بيحب يشاركنا معنى الحياة الطيبة بالنسبة لكم شخصياً</w:t>
      </w:r>
      <w:ins w:id="48" w:author="Dr. Diana Hassan" w:date="2026-03-10T19:44:00Z" w16du:dateUtc="2026-03-10T16:44:00Z">
        <w:r w:rsidR="00E320A5">
          <w:rPr>
            <w:rFonts w:ascii="Calibri" w:eastAsia="Calibri" w:hAnsi="Calibri" w:cs="Calibri" w:hint="cs"/>
            <w:sz w:val="24"/>
            <w:szCs w:val="24"/>
            <w:rtl/>
          </w:rPr>
          <w:t>؟</w:t>
        </w:r>
      </w:ins>
      <w:r w:rsidRPr="2AF30782">
        <w:rPr>
          <w:rFonts w:ascii="Calibri" w:eastAsia="Calibri" w:hAnsi="Calibri" w:cs="Calibri"/>
          <w:sz w:val="24"/>
          <w:szCs w:val="24"/>
          <w:rtl/>
        </w:rPr>
        <w:t xml:space="preserve"> اتفضل </w:t>
      </w:r>
    </w:p>
    <w:p w14:paraId="190F0956" w14:textId="77777777" w:rsidR="00010750" w:rsidRDefault="2AF30782" w:rsidP="00E320A5">
      <w:pPr>
        <w:bidi/>
        <w:rPr>
          <w:ins w:id="49" w:author="Dr. Diana Hassan" w:date="2026-03-10T22:30:00Z" w16du:dateUtc="2026-03-10T19:30:00Z"/>
          <w:rFonts w:ascii="Calibri" w:eastAsia="Calibri" w:hAnsi="Calibri" w:cs="Calibri"/>
          <w:sz w:val="24"/>
          <w:szCs w:val="24"/>
          <w:rtl/>
        </w:rPr>
      </w:pPr>
      <w:r w:rsidRPr="00DE0CC5">
        <w:rPr>
          <w:rFonts w:ascii="Calibri" w:eastAsia="Calibri" w:hAnsi="Calibri" w:cs="Calibri"/>
          <w:sz w:val="24"/>
          <w:szCs w:val="24"/>
          <w:highlight w:val="yellow"/>
          <w:rtl/>
          <w:rPrChange w:id="50" w:author="Dr. Diana Hassan" w:date="2026-03-11T00:28:00Z" w16du:dateUtc="2026-03-10T21:28:00Z">
            <w:rPr>
              <w:rFonts w:ascii="Calibri" w:eastAsia="Calibri" w:hAnsi="Calibri" w:cs="Calibri"/>
              <w:sz w:val="24"/>
              <w:szCs w:val="24"/>
              <w:rtl/>
            </w:rPr>
          </w:rPrChange>
        </w:rPr>
        <w:t xml:space="preserve">أنا </w:t>
      </w:r>
      <w:ins w:id="51" w:author="Dr. Diana Hassan" w:date="2026-03-10T20:19:00Z" w16du:dateUtc="2026-03-10T17:19:00Z">
        <w:r w:rsidR="002D5084" w:rsidRPr="00DE0CC5">
          <w:rPr>
            <w:rFonts w:ascii="Calibri" w:eastAsia="Calibri" w:hAnsi="Calibri" w:cs="Calibri" w:hint="eastAsia"/>
            <w:sz w:val="24"/>
            <w:szCs w:val="24"/>
            <w:highlight w:val="yellow"/>
            <w:rtl/>
            <w:rPrChange w:id="52" w:author="Dr. Diana Hassan" w:date="2026-03-11T00:28:00Z" w16du:dateUtc="2026-03-10T21:28:00Z">
              <w:rPr>
                <w:rFonts w:ascii="Calibri" w:eastAsia="Calibri" w:hAnsi="Calibri" w:cs="Calibri" w:hint="eastAsia"/>
                <w:sz w:val="24"/>
                <w:szCs w:val="24"/>
                <w:rtl/>
              </w:rPr>
            </w:rPrChange>
          </w:rPr>
          <w:t>د</w:t>
        </w:r>
        <w:r w:rsidR="002D5084" w:rsidRPr="00DE0CC5">
          <w:rPr>
            <w:rFonts w:ascii="Calibri" w:eastAsia="Calibri" w:hAnsi="Calibri" w:cs="Calibri"/>
            <w:sz w:val="24"/>
            <w:szCs w:val="24"/>
            <w:highlight w:val="yellow"/>
            <w:rtl/>
            <w:rPrChange w:id="53" w:author="Dr. Diana Hassan" w:date="2026-03-11T00:28:00Z" w16du:dateUtc="2026-03-10T21:28:00Z">
              <w:rPr>
                <w:rFonts w:ascii="Calibri" w:eastAsia="Calibri" w:hAnsi="Calibri" w:cs="Calibri"/>
                <w:sz w:val="24"/>
                <w:szCs w:val="24"/>
                <w:rtl/>
              </w:rPr>
            </w:rPrChange>
          </w:rPr>
          <w:t xml:space="preserve">. أمينة </w:t>
        </w:r>
      </w:ins>
      <w:r w:rsidRPr="00DE0CC5">
        <w:rPr>
          <w:rFonts w:ascii="Calibri" w:eastAsia="Calibri" w:hAnsi="Calibri" w:cs="Calibri"/>
          <w:sz w:val="24"/>
          <w:szCs w:val="24"/>
          <w:highlight w:val="yellow"/>
          <w:rtl/>
          <w:rPrChange w:id="54" w:author="Dr. Diana Hassan" w:date="2026-03-11T00:28:00Z" w16du:dateUtc="2026-03-10T21:28:00Z">
            <w:rPr>
              <w:rFonts w:ascii="Calibri" w:eastAsia="Calibri" w:hAnsi="Calibri" w:cs="Calibri"/>
              <w:sz w:val="24"/>
              <w:szCs w:val="24"/>
              <w:rtl/>
            </w:rPr>
          </w:rPrChange>
        </w:rPr>
        <w:t>اليزيدي ديريكتور الفارمسي</w:t>
      </w:r>
      <w:ins w:id="55" w:author="Dr. Diana Hassan" w:date="2026-03-10T21:24:00Z" w16du:dateUtc="2026-03-10T18:24:00Z">
        <w:r w:rsidR="00C93A42" w:rsidRPr="00DE0CC5">
          <w:rPr>
            <w:rFonts w:ascii="Calibri" w:eastAsia="Calibri" w:hAnsi="Calibri" w:cs="Calibri"/>
            <w:sz w:val="24"/>
            <w:szCs w:val="24"/>
            <w:highlight w:val="yellow"/>
            <w:rPrChange w:id="56" w:author="Dr. Diana Hassan" w:date="2026-03-11T00:28:00Z" w16du:dateUtc="2026-03-10T21:28:00Z">
              <w:rPr>
                <w:rFonts w:ascii="Calibri" w:eastAsia="Calibri" w:hAnsi="Calibri" w:cs="Calibri"/>
                <w:sz w:val="24"/>
                <w:szCs w:val="24"/>
              </w:rPr>
            </w:rPrChange>
          </w:rPr>
          <w:t>(Director of Pharmacy</w:t>
        </w:r>
        <w:r w:rsidR="00C93A42">
          <w:rPr>
            <w:rFonts w:ascii="Calibri" w:eastAsia="Calibri" w:hAnsi="Calibri" w:cs="Calibri"/>
            <w:sz w:val="24"/>
            <w:szCs w:val="24"/>
          </w:rPr>
          <w:t>)</w:t>
        </w:r>
      </w:ins>
      <w:r w:rsidRPr="2AF30782">
        <w:rPr>
          <w:rFonts w:ascii="Calibri" w:eastAsia="Calibri" w:hAnsi="Calibri" w:cs="Calibri"/>
          <w:sz w:val="24"/>
          <w:szCs w:val="24"/>
          <w:rtl/>
        </w:rPr>
        <w:t xml:space="preserve"> </w:t>
      </w:r>
      <w:ins w:id="57" w:author="Dr. Diana Hassan" w:date="2026-03-10T21:24:00Z" w16du:dateUtc="2026-03-10T18:24:00Z">
        <w:r w:rsidR="00C93A42">
          <w:rPr>
            <w:rFonts w:ascii="Calibri" w:eastAsia="Calibri" w:hAnsi="Calibri" w:cs="Calibri"/>
            <w:sz w:val="24"/>
            <w:szCs w:val="24"/>
          </w:rPr>
          <w:t xml:space="preserve">: </w:t>
        </w:r>
      </w:ins>
      <w:r w:rsidRPr="2AF30782">
        <w:rPr>
          <w:rFonts w:ascii="Calibri" w:eastAsia="Calibri" w:hAnsi="Calibri" w:cs="Calibri"/>
          <w:sz w:val="24"/>
          <w:szCs w:val="24"/>
          <w:rtl/>
        </w:rPr>
        <w:t xml:space="preserve">مثل ما تكلمنا قبل شوي إنه هو التوازن </w:t>
      </w:r>
      <w:del w:id="58" w:author="Dr. Diana Hassan" w:date="2026-03-10T21:24:00Z" w16du:dateUtc="2026-03-10T18:24:00Z">
        <w:r w:rsidRPr="2AF30782" w:rsidDel="00C93A42">
          <w:rPr>
            <w:rFonts w:ascii="Calibri" w:eastAsia="Calibri" w:hAnsi="Calibri" w:cs="Calibri"/>
            <w:sz w:val="24"/>
            <w:szCs w:val="24"/>
            <w:rtl/>
          </w:rPr>
          <w:delText xml:space="preserve">التوازن </w:delText>
        </w:r>
      </w:del>
      <w:r w:rsidRPr="2AF30782">
        <w:rPr>
          <w:rFonts w:ascii="Calibri" w:eastAsia="Calibri" w:hAnsi="Calibri" w:cs="Calibri"/>
          <w:sz w:val="24"/>
          <w:szCs w:val="24"/>
          <w:rtl/>
        </w:rPr>
        <w:t>الجزء الأول روحي فكري عقلي أفكار نتكلم عنها والجزء الثاني صحي واجتماعي</w:t>
      </w:r>
      <w:ins w:id="59" w:author="Dr. Diana Hassan" w:date="2026-03-10T21:24:00Z" w16du:dateUtc="2026-03-10T18:24:00Z">
        <w:r w:rsidR="00A85C89">
          <w:rPr>
            <w:rFonts w:ascii="Calibri" w:eastAsia="Calibri" w:hAnsi="Calibri" w:cs="Calibri"/>
            <w:sz w:val="24"/>
            <w:szCs w:val="24"/>
          </w:rPr>
          <w:t>.</w:t>
        </w:r>
      </w:ins>
      <w:r w:rsidRPr="2AF30782">
        <w:rPr>
          <w:rFonts w:ascii="Calibri" w:eastAsia="Calibri" w:hAnsi="Calibri" w:cs="Calibri"/>
          <w:sz w:val="24"/>
          <w:szCs w:val="24"/>
          <w:rtl/>
        </w:rPr>
        <w:t xml:space="preserve"> هذا هو التوازن فلو مسيكنا النص الأول من التحكم في الأفكار أو الأفكار اللي تدخل فبيكون هنا الأفكار طبعاً أول شيء الاقتناع والاستقرار الروحي مهم جداً للسلامة النفسية أو للحياة الصحية</w:t>
      </w:r>
      <w:ins w:id="60" w:author="Dr. Diana Hassan" w:date="2026-03-10T21:25:00Z" w16du:dateUtc="2026-03-10T18:25:00Z">
        <w:r w:rsidR="00A85C89">
          <w:rPr>
            <w:rFonts w:ascii="Calibri" w:eastAsia="Calibri" w:hAnsi="Calibri" w:cs="Calibri"/>
            <w:sz w:val="24"/>
            <w:szCs w:val="24"/>
          </w:rPr>
          <w:t>.</w:t>
        </w:r>
      </w:ins>
      <w:r w:rsidRPr="2AF30782">
        <w:rPr>
          <w:rFonts w:ascii="Calibri" w:eastAsia="Calibri" w:hAnsi="Calibri" w:cs="Calibri"/>
          <w:sz w:val="24"/>
          <w:szCs w:val="24"/>
          <w:rtl/>
        </w:rPr>
        <w:t xml:space="preserve"> الجزء الثاني قلنا الأفكار اللي تجي الواحد لازم ينتبه من الأفكار سواء له أو </w:t>
      </w:r>
      <w:del w:id="61" w:author="Dr. Diana Hassan" w:date="2026-03-10T21:25:00Z" w16du:dateUtc="2026-03-10T18:25:00Z">
        <w:r w:rsidRPr="2AF30782" w:rsidDel="003222DB">
          <w:rPr>
            <w:rFonts w:ascii="Calibri" w:eastAsia="Calibri" w:hAnsi="Calibri" w:cs="Calibri"/>
            <w:sz w:val="24"/>
            <w:szCs w:val="24"/>
            <w:rtl/>
          </w:rPr>
          <w:delText>ا</w:delText>
        </w:r>
      </w:del>
      <w:r w:rsidRPr="2AF30782">
        <w:rPr>
          <w:rFonts w:ascii="Calibri" w:eastAsia="Calibri" w:hAnsi="Calibri" w:cs="Calibri"/>
          <w:sz w:val="24"/>
          <w:szCs w:val="24"/>
          <w:rtl/>
        </w:rPr>
        <w:t xml:space="preserve">لعائلته أو </w:t>
      </w:r>
      <w:del w:id="62" w:author="Dr. Diana Hassan" w:date="2026-03-10T21:25:00Z" w16du:dateUtc="2026-03-10T18:25:00Z">
        <w:r w:rsidRPr="2AF30782" w:rsidDel="003222DB">
          <w:rPr>
            <w:rFonts w:ascii="Calibri" w:eastAsia="Calibri" w:hAnsi="Calibri" w:cs="Calibri"/>
            <w:sz w:val="24"/>
            <w:szCs w:val="24"/>
            <w:rtl/>
          </w:rPr>
          <w:delText>ا</w:delText>
        </w:r>
      </w:del>
      <w:r w:rsidRPr="2AF30782">
        <w:rPr>
          <w:rFonts w:ascii="Calibri" w:eastAsia="Calibri" w:hAnsi="Calibri" w:cs="Calibri"/>
          <w:sz w:val="24"/>
          <w:szCs w:val="24"/>
          <w:rtl/>
        </w:rPr>
        <w:t>لعيالة</w:t>
      </w:r>
      <w:ins w:id="63" w:author="Dr. Diana Hassan" w:date="2026-03-10T21:25:00Z" w16du:dateUtc="2026-03-10T18:25:00Z">
        <w:r w:rsidR="003222DB">
          <w:rPr>
            <w:rFonts w:ascii="Calibri" w:eastAsia="Calibri" w:hAnsi="Calibri" w:cs="Calibri"/>
            <w:sz w:val="24"/>
            <w:szCs w:val="24"/>
          </w:rPr>
          <w:t>.</w:t>
        </w:r>
      </w:ins>
      <w:r w:rsidRPr="2AF30782">
        <w:rPr>
          <w:rFonts w:ascii="Calibri" w:eastAsia="Calibri" w:hAnsi="Calibri" w:cs="Calibri"/>
          <w:sz w:val="24"/>
          <w:szCs w:val="24"/>
          <w:rtl/>
        </w:rPr>
        <w:t xml:space="preserve"> أنه ساعات تكون الأفكار هي المدمرة نفس ما قال الدكتور قبل شوي أنه ممكن يكون الواحد عنده كل شيء ولو رجعنا </w:t>
      </w:r>
      <w:del w:id="64" w:author="Dr. Diana Hassan" w:date="2026-03-10T21:26:00Z" w16du:dateUtc="2026-03-10T18:26:00Z">
        <w:r w:rsidRPr="2AF30782" w:rsidDel="00BC422B">
          <w:rPr>
            <w:rFonts w:ascii="Calibri" w:eastAsia="Calibri" w:hAnsi="Calibri" w:cs="Calibri"/>
            <w:sz w:val="24"/>
            <w:szCs w:val="24"/>
            <w:rtl/>
          </w:rPr>
          <w:delText>ال</w:delText>
        </w:r>
      </w:del>
      <w:r w:rsidRPr="2AF30782">
        <w:rPr>
          <w:rFonts w:ascii="Calibri" w:eastAsia="Calibri" w:hAnsi="Calibri" w:cs="Calibri"/>
          <w:sz w:val="24"/>
          <w:szCs w:val="24"/>
          <w:rtl/>
        </w:rPr>
        <w:t xml:space="preserve">أساسيات الحياة موجودة ولكن </w:t>
      </w:r>
      <w:ins w:id="65" w:author="Dr. Diana Hassan" w:date="2026-03-10T21:27:00Z" w16du:dateUtc="2026-03-10T18:27:00Z">
        <w:r w:rsidR="00E652A4">
          <w:rPr>
            <w:rFonts w:ascii="Calibri" w:eastAsia="Calibri" w:hAnsi="Calibri" w:cs="Calibri"/>
            <w:sz w:val="24"/>
            <w:szCs w:val="24"/>
          </w:rPr>
          <w:t xml:space="preserve"> (expectations)</w:t>
        </w:r>
      </w:ins>
      <w:r w:rsidRPr="2AF30782">
        <w:rPr>
          <w:rFonts w:ascii="Calibri" w:eastAsia="Calibri" w:hAnsi="Calibri" w:cs="Calibri"/>
          <w:sz w:val="24"/>
          <w:szCs w:val="24"/>
          <w:rtl/>
        </w:rPr>
        <w:t>التوقع للشخص يكون أعلى من المطلوب فالواحد يعيش في شقاء بسبب أو ألم بسبب أنه حاطط في باله مستوى معين أو شيء معين أو الأنماط الفكرية فيه</w:t>
      </w:r>
      <w:ins w:id="66" w:author="Dr. Diana Hassan" w:date="2026-03-10T21:27:00Z" w16du:dateUtc="2026-03-10T18:27:00Z">
        <w:r w:rsidR="00BA0622">
          <w:rPr>
            <w:rFonts w:ascii="Calibri" w:eastAsia="Calibri" w:hAnsi="Calibri" w:cs="Calibri"/>
            <w:sz w:val="24"/>
            <w:szCs w:val="24"/>
          </w:rPr>
          <w:t>(irrational think</w:t>
        </w:r>
      </w:ins>
      <w:ins w:id="67" w:author="Dr. Diana Hassan" w:date="2026-03-10T21:28:00Z" w16du:dateUtc="2026-03-10T18:28:00Z">
        <w:r w:rsidR="00BA0622">
          <w:rPr>
            <w:rFonts w:ascii="Calibri" w:eastAsia="Calibri" w:hAnsi="Calibri" w:cs="Calibri"/>
            <w:sz w:val="24"/>
            <w:szCs w:val="24"/>
          </w:rPr>
          <w:t xml:space="preserve">ing) </w:t>
        </w:r>
      </w:ins>
      <w:r w:rsidRPr="2AF30782">
        <w:rPr>
          <w:rFonts w:ascii="Calibri" w:eastAsia="Calibri" w:hAnsi="Calibri" w:cs="Calibri"/>
          <w:sz w:val="24"/>
          <w:szCs w:val="24"/>
          <w:rtl/>
        </w:rPr>
        <w:t xml:space="preserve"> أنماط غير عقلانية موجودة اللي الواحد يقولك مثلاً اللي يسمونها </w:t>
      </w:r>
      <w:del w:id="68" w:author="Dr. Diana Hassan" w:date="2026-03-10T21:28:00Z" w16du:dateUtc="2026-03-10T18:28:00Z">
        <w:r w:rsidRPr="2AF30782" w:rsidDel="009D4FCA">
          <w:rPr>
            <w:rFonts w:ascii="Calibri" w:eastAsia="Calibri" w:hAnsi="Calibri" w:cs="Calibri"/>
            <w:sz w:val="24"/>
            <w:szCs w:val="24"/>
            <w:rtl/>
          </w:rPr>
          <w:delText xml:space="preserve">البرسولايزيشن </w:delText>
        </w:r>
      </w:del>
      <w:ins w:id="69" w:author="Dr. Diana Hassan" w:date="2026-03-10T21:28:00Z" w16du:dateUtc="2026-03-10T18:28:00Z">
        <w:r w:rsidR="009D4FCA">
          <w:rPr>
            <w:rFonts w:ascii="Calibri" w:eastAsia="Calibri" w:hAnsi="Calibri" w:cs="Calibri"/>
            <w:sz w:val="24"/>
            <w:szCs w:val="24"/>
          </w:rPr>
          <w:t>(personalization)</w:t>
        </w:r>
        <w:r w:rsidR="009D4FCA" w:rsidRPr="2AF30782">
          <w:rPr>
            <w:rFonts w:ascii="Calibri" w:eastAsia="Calibri" w:hAnsi="Calibri" w:cs="Calibri"/>
            <w:sz w:val="24"/>
            <w:szCs w:val="24"/>
            <w:rtl/>
          </w:rPr>
          <w:t xml:space="preserve"> </w:t>
        </w:r>
      </w:ins>
      <w:r w:rsidRPr="2AF30782">
        <w:rPr>
          <w:rFonts w:ascii="Calibri" w:eastAsia="Calibri" w:hAnsi="Calibri" w:cs="Calibri"/>
          <w:sz w:val="24"/>
          <w:szCs w:val="24"/>
          <w:rtl/>
        </w:rPr>
        <w:t>أحسس أنه فيه حد ضدي هو ما فيه حد ضدك بس هذه نسبة معينة في كل إنسان موجودة التعميم</w:t>
      </w:r>
      <w:ins w:id="70" w:author="Dr. Diana Hassan" w:date="2026-03-10T21:28:00Z" w16du:dateUtc="2026-03-10T18:28:00Z">
        <w:r w:rsidR="009D4FCA">
          <w:rPr>
            <w:rFonts w:ascii="Calibri" w:eastAsia="Calibri" w:hAnsi="Calibri" w:cs="Calibri"/>
            <w:sz w:val="24"/>
            <w:szCs w:val="24"/>
          </w:rPr>
          <w:t xml:space="preserve">(overgeneralization) </w:t>
        </w:r>
      </w:ins>
      <w:r w:rsidRPr="2AF30782">
        <w:rPr>
          <w:rFonts w:ascii="Calibri" w:eastAsia="Calibri" w:hAnsi="Calibri" w:cs="Calibri"/>
          <w:sz w:val="24"/>
          <w:szCs w:val="24"/>
          <w:rtl/>
        </w:rPr>
        <w:t xml:space="preserve"> إذا صار موقف في يوم من الأيام أطبق عليه أنه هذا الشيء موجود فأبتدي أحط فكرة معينة موجودة عندي</w:t>
      </w:r>
      <w:ins w:id="71" w:author="Dr. Diana Hassan" w:date="2026-03-10T21:29:00Z" w16du:dateUtc="2026-03-10T18:29:00Z">
        <w:r w:rsidR="00CF7CD7">
          <w:rPr>
            <w:rFonts w:ascii="Calibri" w:eastAsia="Calibri" w:hAnsi="Calibri" w:cs="Calibri"/>
            <w:sz w:val="24"/>
            <w:szCs w:val="24"/>
          </w:rPr>
          <w:t>.</w:t>
        </w:r>
      </w:ins>
      <w:r w:rsidRPr="2AF30782">
        <w:rPr>
          <w:rFonts w:ascii="Calibri" w:eastAsia="Calibri" w:hAnsi="Calibri" w:cs="Calibri"/>
          <w:sz w:val="24"/>
          <w:szCs w:val="24"/>
          <w:rtl/>
        </w:rPr>
        <w:t xml:space="preserve"> وفي</w:t>
      </w:r>
      <w:del w:id="72" w:author="Dr. Diana Hassan" w:date="2026-03-10T21:29:00Z" w16du:dateUtc="2026-03-10T18:29:00Z">
        <w:r w:rsidRPr="2AF30782" w:rsidDel="00CF7CD7">
          <w:rPr>
            <w:rFonts w:ascii="Calibri" w:eastAsia="Calibri" w:hAnsi="Calibri" w:cs="Calibri"/>
            <w:sz w:val="24"/>
            <w:szCs w:val="24"/>
            <w:rtl/>
          </w:rPr>
          <w:delText>ه</w:delText>
        </w:r>
      </w:del>
      <w:r w:rsidRPr="2AF30782">
        <w:rPr>
          <w:rFonts w:ascii="Calibri" w:eastAsia="Calibri" w:hAnsi="Calibri" w:cs="Calibri"/>
          <w:sz w:val="24"/>
          <w:szCs w:val="24"/>
          <w:rtl/>
        </w:rPr>
        <w:t xml:space="preserve"> بعدها النمط الفكري اللي هو </w:t>
      </w:r>
      <w:del w:id="73" w:author="Dr. Diana Hassan" w:date="2026-03-10T21:29:00Z" w16du:dateUtc="2026-03-10T18:29:00Z">
        <w:r w:rsidRPr="2AF30782" w:rsidDel="00CF7CD7">
          <w:rPr>
            <w:rFonts w:ascii="Calibri" w:eastAsia="Calibri" w:hAnsi="Calibri" w:cs="Calibri"/>
            <w:sz w:val="24"/>
            <w:szCs w:val="24"/>
            <w:rtl/>
          </w:rPr>
          <w:delText xml:space="preserve">المست </w:delText>
        </w:r>
      </w:del>
      <w:ins w:id="74" w:author="Dr. Diana Hassan" w:date="2026-03-10T21:29:00Z" w16du:dateUtc="2026-03-10T18:29:00Z">
        <w:r w:rsidR="00CF7CD7">
          <w:rPr>
            <w:rFonts w:ascii="Calibri" w:eastAsia="Calibri" w:hAnsi="Calibri" w:cs="Calibri"/>
            <w:sz w:val="24"/>
            <w:szCs w:val="24"/>
          </w:rPr>
          <w:t xml:space="preserve">(must, demanding) </w:t>
        </w:r>
        <w:r w:rsidR="00CF7CD7" w:rsidRPr="2AF30782">
          <w:rPr>
            <w:rFonts w:ascii="Calibri" w:eastAsia="Calibri" w:hAnsi="Calibri" w:cs="Calibri"/>
            <w:sz w:val="24"/>
            <w:szCs w:val="24"/>
            <w:rtl/>
          </w:rPr>
          <w:t xml:space="preserve"> </w:t>
        </w:r>
      </w:ins>
      <w:r w:rsidRPr="2AF30782">
        <w:rPr>
          <w:rFonts w:ascii="Calibri" w:eastAsia="Calibri" w:hAnsi="Calibri" w:cs="Calibri"/>
          <w:sz w:val="24"/>
          <w:szCs w:val="24"/>
          <w:rtl/>
        </w:rPr>
        <w:t>اللي أنا لازم لازم هذا اللي لازم أنت تسوي لك سقف توقع كبير ممكن أنت تكون ألم لغيرك أنت طالب منهم أنت لازم توصل لهذا الشيء</w:t>
      </w:r>
      <w:ins w:id="75" w:author="Dr. Diana Hassan" w:date="2026-03-10T21:31:00Z" w16du:dateUtc="2026-03-10T18:31:00Z">
        <w:r w:rsidR="000C4206">
          <w:rPr>
            <w:rFonts w:ascii="Calibri" w:eastAsia="Calibri" w:hAnsi="Calibri" w:cs="Calibri"/>
            <w:sz w:val="24"/>
            <w:szCs w:val="24"/>
          </w:rPr>
          <w:t>.</w:t>
        </w:r>
      </w:ins>
      <w:r w:rsidRPr="2AF30782">
        <w:rPr>
          <w:rFonts w:ascii="Calibri" w:eastAsia="Calibri" w:hAnsi="Calibri" w:cs="Calibri"/>
          <w:sz w:val="24"/>
          <w:szCs w:val="24"/>
          <w:rtl/>
        </w:rPr>
        <w:t xml:space="preserve"> </w:t>
      </w:r>
      <w:ins w:id="76" w:author="Dr. Diana Hassan" w:date="2026-03-10T21:31:00Z" w16du:dateUtc="2026-03-10T18:31:00Z">
        <w:r w:rsidR="000C4206">
          <w:rPr>
            <w:rFonts w:ascii="Calibri" w:eastAsia="Calibri" w:hAnsi="Calibri" w:cs="Calibri" w:hint="cs"/>
            <w:sz w:val="24"/>
            <w:szCs w:val="24"/>
            <w:rtl/>
            <w:lang w:bidi="ar-QA"/>
          </w:rPr>
          <w:t xml:space="preserve">اللي </w:t>
        </w:r>
      </w:ins>
      <w:r w:rsidRPr="2AF30782">
        <w:rPr>
          <w:rFonts w:ascii="Calibri" w:eastAsia="Calibri" w:hAnsi="Calibri" w:cs="Calibri"/>
          <w:sz w:val="24"/>
          <w:szCs w:val="24"/>
          <w:rtl/>
        </w:rPr>
        <w:t xml:space="preserve">حياته </w:t>
      </w:r>
      <w:del w:id="77" w:author="Dr. Diana Hassan" w:date="2026-03-10T21:30:00Z" w16du:dateUtc="2026-03-10T18:30:00Z">
        <w:r w:rsidRPr="2AF30782" w:rsidDel="004075D0">
          <w:rPr>
            <w:rFonts w:ascii="Calibri" w:eastAsia="Calibri" w:hAnsi="Calibri" w:cs="Calibri"/>
            <w:sz w:val="24"/>
            <w:szCs w:val="24"/>
            <w:rtl/>
          </w:rPr>
          <w:delText>مست وشد</w:delText>
        </w:r>
      </w:del>
      <w:ins w:id="78" w:author="Dr. Diana Hassan" w:date="2026-03-10T21:30:00Z" w16du:dateUtc="2026-03-10T18:30:00Z">
        <w:r w:rsidR="004075D0">
          <w:rPr>
            <w:rFonts w:ascii="Calibri" w:eastAsia="Calibri" w:hAnsi="Calibri" w:cs="Calibri"/>
            <w:sz w:val="24"/>
            <w:szCs w:val="24"/>
          </w:rPr>
          <w:t xml:space="preserve">(must, should) </w:t>
        </w:r>
      </w:ins>
      <w:r w:rsidRPr="2AF30782">
        <w:rPr>
          <w:rFonts w:ascii="Calibri" w:eastAsia="Calibri" w:hAnsi="Calibri" w:cs="Calibri"/>
          <w:sz w:val="24"/>
          <w:szCs w:val="24"/>
          <w:rtl/>
        </w:rPr>
        <w:t xml:space="preserve"> هذا إنسان تعبان بحياته هو حاطط له توقعات أعلى</w:t>
      </w:r>
      <w:ins w:id="79" w:author="Dr. Diana Hassan" w:date="2026-03-10T21:31:00Z" w16du:dateUtc="2026-03-10T18:31:00Z">
        <w:r w:rsidR="000C4206">
          <w:rPr>
            <w:rFonts w:ascii="Calibri" w:eastAsia="Calibri" w:hAnsi="Calibri" w:cs="Calibri" w:hint="cs"/>
            <w:sz w:val="24"/>
            <w:szCs w:val="24"/>
            <w:rtl/>
          </w:rPr>
          <w:t>.</w:t>
        </w:r>
      </w:ins>
      <w:r w:rsidRPr="2AF30782">
        <w:rPr>
          <w:rFonts w:ascii="Calibri" w:eastAsia="Calibri" w:hAnsi="Calibri" w:cs="Calibri"/>
          <w:sz w:val="24"/>
          <w:szCs w:val="24"/>
          <w:rtl/>
        </w:rPr>
        <w:t xml:space="preserve"> مش هالمطلوب</w:t>
      </w:r>
      <w:ins w:id="80" w:author="Dr. Diana Hassan" w:date="2026-03-10T21:31:00Z" w16du:dateUtc="2026-03-10T18:31:00Z">
        <w:r w:rsidR="000C4206">
          <w:rPr>
            <w:rFonts w:ascii="Calibri" w:eastAsia="Calibri" w:hAnsi="Calibri" w:cs="Calibri" w:hint="cs"/>
            <w:sz w:val="24"/>
            <w:szCs w:val="24"/>
            <w:rtl/>
          </w:rPr>
          <w:t>.</w:t>
        </w:r>
      </w:ins>
      <w:r w:rsidRPr="2AF30782">
        <w:rPr>
          <w:rFonts w:ascii="Calibri" w:eastAsia="Calibri" w:hAnsi="Calibri" w:cs="Calibri"/>
          <w:sz w:val="24"/>
          <w:szCs w:val="24"/>
          <w:rtl/>
        </w:rPr>
        <w:t xml:space="preserve"> توني أقول قبل</w:t>
      </w:r>
      <w:del w:id="81" w:author="Dr. Diana Hassan" w:date="2026-03-10T21:31:00Z" w16du:dateUtc="2026-03-10T18:31:00Z">
        <w:r w:rsidRPr="2AF30782" w:rsidDel="00381C97">
          <w:rPr>
            <w:rFonts w:ascii="Calibri" w:eastAsia="Calibri" w:hAnsi="Calibri" w:cs="Calibri"/>
            <w:sz w:val="24"/>
            <w:szCs w:val="24"/>
            <w:rtl/>
          </w:rPr>
          <w:delText>ه</w:delText>
        </w:r>
      </w:del>
      <w:r w:rsidRPr="2AF30782">
        <w:rPr>
          <w:rFonts w:ascii="Calibri" w:eastAsia="Calibri" w:hAnsi="Calibri" w:cs="Calibri"/>
          <w:sz w:val="24"/>
          <w:szCs w:val="24"/>
          <w:rtl/>
        </w:rPr>
        <w:t xml:space="preserve"> شوي من بات</w:t>
      </w:r>
      <w:del w:id="82" w:author="Dr. Diana Hassan" w:date="2026-03-10T21:31:00Z" w16du:dateUtc="2026-03-10T18:31:00Z">
        <w:r w:rsidRPr="2AF30782" w:rsidDel="00381C97">
          <w:rPr>
            <w:rFonts w:ascii="Calibri" w:eastAsia="Calibri" w:hAnsi="Calibri" w:cs="Calibri"/>
            <w:sz w:val="24"/>
            <w:szCs w:val="24"/>
            <w:rtl/>
          </w:rPr>
          <w:delText>ر</w:delText>
        </w:r>
      </w:del>
      <w:r w:rsidRPr="2AF30782">
        <w:rPr>
          <w:rFonts w:ascii="Calibri" w:eastAsia="Calibri" w:hAnsi="Calibri" w:cs="Calibri"/>
          <w:sz w:val="24"/>
          <w:szCs w:val="24"/>
          <w:rtl/>
        </w:rPr>
        <w:t xml:space="preserve"> منكم آمناً </w:t>
      </w:r>
      <w:del w:id="83" w:author="Dr. Diana Hassan" w:date="2026-03-10T21:31:00Z" w16du:dateUtc="2026-03-10T18:31:00Z">
        <w:r w:rsidRPr="2AF30782" w:rsidDel="00381C97">
          <w:rPr>
            <w:rFonts w:ascii="Calibri" w:eastAsia="Calibri" w:hAnsi="Calibri" w:cs="Calibri"/>
            <w:sz w:val="24"/>
            <w:szCs w:val="24"/>
            <w:rtl/>
          </w:rPr>
          <w:delText xml:space="preserve">معاثم </w:delText>
        </w:r>
      </w:del>
      <w:ins w:id="84" w:author="Dr. Diana Hassan" w:date="2026-03-10T21:31:00Z" w16du:dateUtc="2026-03-10T18:31:00Z">
        <w:r w:rsidR="00381C97" w:rsidRPr="2AF30782">
          <w:rPr>
            <w:rFonts w:ascii="Calibri" w:eastAsia="Calibri" w:hAnsi="Calibri" w:cs="Calibri"/>
            <w:sz w:val="24"/>
            <w:szCs w:val="24"/>
            <w:rtl/>
          </w:rPr>
          <w:t>معا</w:t>
        </w:r>
        <w:r w:rsidR="00381C97">
          <w:rPr>
            <w:rFonts w:ascii="Calibri" w:eastAsia="Calibri" w:hAnsi="Calibri" w:cs="Calibri" w:hint="cs"/>
            <w:sz w:val="24"/>
            <w:szCs w:val="24"/>
            <w:rtl/>
          </w:rPr>
          <w:t>ف</w:t>
        </w:r>
      </w:ins>
      <w:ins w:id="85" w:author="Dr. Diana Hassan" w:date="2026-03-10T21:32:00Z" w16du:dateUtc="2026-03-10T18:32:00Z">
        <w:r w:rsidR="00381C97">
          <w:rPr>
            <w:rFonts w:ascii="Calibri" w:eastAsia="Calibri" w:hAnsi="Calibri" w:cs="Calibri" w:hint="cs"/>
            <w:sz w:val="24"/>
            <w:szCs w:val="24"/>
            <w:rtl/>
          </w:rPr>
          <w:t>ا</w:t>
        </w:r>
      </w:ins>
      <w:ins w:id="86" w:author="Dr. Diana Hassan" w:date="2026-03-10T21:31:00Z" w16du:dateUtc="2026-03-10T18:31:00Z">
        <w:r w:rsidR="00381C97" w:rsidRPr="2AF30782">
          <w:rPr>
            <w:rFonts w:ascii="Calibri" w:eastAsia="Calibri" w:hAnsi="Calibri" w:cs="Calibri"/>
            <w:sz w:val="24"/>
            <w:szCs w:val="24"/>
            <w:rtl/>
          </w:rPr>
          <w:t xml:space="preserve"> </w:t>
        </w:r>
      </w:ins>
      <w:r w:rsidRPr="2AF30782">
        <w:rPr>
          <w:rFonts w:ascii="Calibri" w:eastAsia="Calibri" w:hAnsi="Calibri" w:cs="Calibri"/>
          <w:sz w:val="24"/>
          <w:szCs w:val="24"/>
          <w:rtl/>
        </w:rPr>
        <w:t xml:space="preserve">في جسده آمناً في سربه عنده </w:t>
      </w:r>
      <w:del w:id="87" w:author="Dr. Diana Hassan" w:date="2026-03-10T21:32:00Z" w16du:dateUtc="2026-03-10T18:32:00Z">
        <w:r w:rsidRPr="2AF30782" w:rsidDel="00381C97">
          <w:rPr>
            <w:rFonts w:ascii="Calibri" w:eastAsia="Calibri" w:hAnsi="Calibri" w:cs="Calibri"/>
            <w:sz w:val="24"/>
            <w:szCs w:val="24"/>
            <w:rtl/>
          </w:rPr>
          <w:delText xml:space="preserve">وقت </w:delText>
        </w:r>
      </w:del>
      <w:ins w:id="88" w:author="Dr. Diana Hassan" w:date="2026-03-10T21:32:00Z" w16du:dateUtc="2026-03-10T18:32:00Z">
        <w:r w:rsidR="00381C97">
          <w:rPr>
            <w:rFonts w:ascii="Calibri" w:eastAsia="Calibri" w:hAnsi="Calibri" w:cs="Calibri" w:hint="cs"/>
            <w:sz w:val="24"/>
            <w:szCs w:val="24"/>
            <w:rtl/>
          </w:rPr>
          <w:t>قوت</w:t>
        </w:r>
        <w:r w:rsidR="00381C97" w:rsidRPr="2AF30782">
          <w:rPr>
            <w:rFonts w:ascii="Calibri" w:eastAsia="Calibri" w:hAnsi="Calibri" w:cs="Calibri"/>
            <w:sz w:val="24"/>
            <w:szCs w:val="24"/>
            <w:rtl/>
          </w:rPr>
          <w:t xml:space="preserve"> </w:t>
        </w:r>
      </w:ins>
      <w:r w:rsidRPr="2AF30782">
        <w:rPr>
          <w:rFonts w:ascii="Calibri" w:eastAsia="Calibri" w:hAnsi="Calibri" w:cs="Calibri"/>
          <w:sz w:val="24"/>
          <w:szCs w:val="24"/>
          <w:rtl/>
        </w:rPr>
        <w:t xml:space="preserve">يومه فقد </w:t>
      </w:r>
      <w:del w:id="89" w:author="Dr. Diana Hassan" w:date="2026-03-10T21:33:00Z" w16du:dateUtc="2026-03-10T18:33:00Z">
        <w:r w:rsidRPr="2AF30782" w:rsidDel="006B364D">
          <w:rPr>
            <w:rFonts w:ascii="Calibri" w:eastAsia="Calibri" w:hAnsi="Calibri" w:cs="Calibri"/>
            <w:sz w:val="24"/>
            <w:szCs w:val="24"/>
            <w:rtl/>
          </w:rPr>
          <w:delText xml:space="preserve">حيثت </w:delText>
        </w:r>
      </w:del>
      <w:ins w:id="90" w:author="Dr. Diana Hassan" w:date="2026-03-10T21:33:00Z" w16du:dateUtc="2026-03-10T18:33:00Z">
        <w:r w:rsidR="006B364D">
          <w:rPr>
            <w:rFonts w:ascii="Calibri" w:eastAsia="Calibri" w:hAnsi="Calibri" w:cs="Calibri" w:hint="cs"/>
            <w:sz w:val="24"/>
            <w:szCs w:val="24"/>
            <w:rtl/>
          </w:rPr>
          <w:t>حي</w:t>
        </w:r>
        <w:r w:rsidR="005F2E31">
          <w:rPr>
            <w:rFonts w:ascii="Calibri" w:eastAsia="Calibri" w:hAnsi="Calibri" w:cs="Calibri" w:hint="cs"/>
            <w:sz w:val="24"/>
            <w:szCs w:val="24"/>
            <w:rtl/>
          </w:rPr>
          <w:t>زت</w:t>
        </w:r>
        <w:r w:rsidR="006B364D" w:rsidRPr="2AF30782">
          <w:rPr>
            <w:rFonts w:ascii="Calibri" w:eastAsia="Calibri" w:hAnsi="Calibri" w:cs="Calibri"/>
            <w:sz w:val="24"/>
            <w:szCs w:val="24"/>
            <w:rtl/>
          </w:rPr>
          <w:t xml:space="preserve"> </w:t>
        </w:r>
      </w:ins>
      <w:r w:rsidRPr="2AF30782">
        <w:rPr>
          <w:rFonts w:ascii="Calibri" w:eastAsia="Calibri" w:hAnsi="Calibri" w:cs="Calibri"/>
          <w:sz w:val="24"/>
          <w:szCs w:val="24"/>
          <w:rtl/>
        </w:rPr>
        <w:t>له الدنيا بحدافيرها</w:t>
      </w:r>
      <w:ins w:id="91" w:author="Dr. Diana Hassan" w:date="2026-03-10T21:33:00Z" w16du:dateUtc="2026-03-10T18:33:00Z">
        <w:r w:rsidR="005F2E31">
          <w:rPr>
            <w:rFonts w:ascii="Calibri" w:eastAsia="Calibri" w:hAnsi="Calibri" w:cs="Calibri" w:hint="cs"/>
            <w:sz w:val="24"/>
            <w:szCs w:val="24"/>
            <w:rtl/>
          </w:rPr>
          <w:t>.</w:t>
        </w:r>
      </w:ins>
      <w:r w:rsidRPr="2AF30782">
        <w:rPr>
          <w:rFonts w:ascii="Calibri" w:eastAsia="Calibri" w:hAnsi="Calibri" w:cs="Calibri"/>
          <w:sz w:val="24"/>
          <w:szCs w:val="24"/>
          <w:rtl/>
        </w:rPr>
        <w:t xml:space="preserve"> أنت إنسان سعيد عندك كل شيء لكن المشكلة إنه لو </w:t>
      </w:r>
      <w:del w:id="92" w:author="Dr. Diana Hassan" w:date="2026-03-10T21:34:00Z" w16du:dateUtc="2026-03-10T18:34:00Z">
        <w:r w:rsidRPr="2AF30782" w:rsidDel="005F2E31">
          <w:rPr>
            <w:rFonts w:ascii="Calibri" w:eastAsia="Calibri" w:hAnsi="Calibri" w:cs="Calibri"/>
            <w:sz w:val="24"/>
            <w:szCs w:val="24"/>
            <w:rtl/>
          </w:rPr>
          <w:delText xml:space="preserve">الجال </w:delText>
        </w:r>
      </w:del>
      <w:r w:rsidRPr="2AF30782">
        <w:rPr>
          <w:rFonts w:ascii="Calibri" w:eastAsia="Calibri" w:hAnsi="Calibri" w:cs="Calibri"/>
          <w:sz w:val="24"/>
          <w:szCs w:val="24"/>
          <w:rtl/>
        </w:rPr>
        <w:t>الواحد حاطله شيء أعلى من المتوقع يعيش بشقاء دائم والسبب أفكاره</w:t>
      </w:r>
      <w:ins w:id="93" w:author="Dr. Diana Hassan" w:date="2026-03-10T21:34:00Z" w16du:dateUtc="2026-03-10T18:34:00Z">
        <w:r w:rsidR="005F2E31">
          <w:rPr>
            <w:rFonts w:ascii="Calibri" w:eastAsia="Calibri" w:hAnsi="Calibri" w:cs="Calibri" w:hint="cs"/>
            <w:sz w:val="24"/>
            <w:szCs w:val="24"/>
            <w:rtl/>
          </w:rPr>
          <w:t>.</w:t>
        </w:r>
      </w:ins>
      <w:r w:rsidRPr="2AF30782">
        <w:rPr>
          <w:rFonts w:ascii="Calibri" w:eastAsia="Calibri" w:hAnsi="Calibri" w:cs="Calibri"/>
          <w:sz w:val="24"/>
          <w:szCs w:val="24"/>
          <w:rtl/>
        </w:rPr>
        <w:t xml:space="preserve"> نرجع نقول الأفكار أنا ألاحظ اللي هي التوعية الدينية </w:t>
      </w:r>
      <w:ins w:id="94" w:author="Dr. Diana Hassan" w:date="2026-03-10T21:34:00Z" w16du:dateUtc="2026-03-10T18:34:00Z">
        <w:r w:rsidR="0071156F">
          <w:rPr>
            <w:rFonts w:ascii="Calibri" w:eastAsia="Calibri" w:hAnsi="Calibri" w:cs="Calibri" w:hint="cs"/>
            <w:sz w:val="24"/>
            <w:szCs w:val="24"/>
            <w:rtl/>
          </w:rPr>
          <w:t xml:space="preserve"> و</w:t>
        </w:r>
      </w:ins>
      <w:r w:rsidRPr="2AF30782">
        <w:rPr>
          <w:rFonts w:ascii="Calibri" w:eastAsia="Calibri" w:hAnsi="Calibri" w:cs="Calibri"/>
          <w:sz w:val="24"/>
          <w:szCs w:val="24"/>
          <w:rtl/>
        </w:rPr>
        <w:t>التوعية الصحية في المجتمع مهم جداً للتوازن</w:t>
      </w:r>
      <w:ins w:id="95" w:author="Dr. Diana Hassan" w:date="2026-03-10T21:34:00Z" w16du:dateUtc="2026-03-10T18:34:00Z">
        <w:r w:rsidR="0071156F">
          <w:rPr>
            <w:rFonts w:ascii="Calibri" w:eastAsia="Calibri" w:hAnsi="Calibri" w:cs="Calibri" w:hint="cs"/>
            <w:sz w:val="24"/>
            <w:szCs w:val="24"/>
            <w:rtl/>
          </w:rPr>
          <w:t>.</w:t>
        </w:r>
      </w:ins>
      <w:r w:rsidRPr="2AF30782">
        <w:rPr>
          <w:rFonts w:ascii="Calibri" w:eastAsia="Calibri" w:hAnsi="Calibri" w:cs="Calibri"/>
          <w:sz w:val="24"/>
          <w:szCs w:val="24"/>
          <w:rtl/>
        </w:rPr>
        <w:t xml:space="preserve"> نرجع للسؤال نفسه الجزء الآخر اللي هو الصحي ما أنت ما رح تعيش مرتاح نفسياً ولا صحياً إذا كان جسمك مش مساعدك ونسميها هني </w:t>
      </w:r>
      <w:del w:id="96" w:author="Dr. Diana Hassan" w:date="2026-03-10T21:35:00Z" w16du:dateUtc="2026-03-10T18:35:00Z">
        <w:r w:rsidRPr="2AF30782" w:rsidDel="00C86308">
          <w:rPr>
            <w:rFonts w:ascii="Calibri" w:eastAsia="Calibri" w:hAnsi="Calibri" w:cs="Calibri"/>
            <w:sz w:val="24"/>
            <w:szCs w:val="24"/>
            <w:rtl/>
          </w:rPr>
          <w:delText>الري سايلنس</w:delText>
        </w:r>
      </w:del>
      <w:ins w:id="97" w:author="Dr. Diana Hassan" w:date="2026-03-10T21:35:00Z" w16du:dateUtc="2026-03-10T18:35:00Z">
        <w:r w:rsidR="00C86308">
          <w:rPr>
            <w:rFonts w:ascii="Calibri" w:eastAsia="Calibri" w:hAnsi="Calibri" w:cs="Calibri"/>
            <w:sz w:val="24"/>
            <w:szCs w:val="24"/>
          </w:rPr>
          <w:t xml:space="preserve">(resilience) </w:t>
        </w:r>
      </w:ins>
      <w:r w:rsidRPr="2AF30782">
        <w:rPr>
          <w:rFonts w:ascii="Calibri" w:eastAsia="Calibri" w:hAnsi="Calibri" w:cs="Calibri"/>
          <w:sz w:val="24"/>
          <w:szCs w:val="24"/>
          <w:rtl/>
        </w:rPr>
        <w:t xml:space="preserve"> المرونة</w:t>
      </w:r>
      <w:ins w:id="98" w:author="Dr. Diana Hassan" w:date="2026-03-10T21:35:00Z" w16du:dateUtc="2026-03-10T18:35:00Z">
        <w:r w:rsidR="00F658CD">
          <w:rPr>
            <w:rFonts w:ascii="Calibri" w:eastAsia="Calibri" w:hAnsi="Calibri" w:cs="Calibri"/>
            <w:sz w:val="24"/>
            <w:szCs w:val="24"/>
          </w:rPr>
          <w:t>.</w:t>
        </w:r>
      </w:ins>
      <w:r w:rsidRPr="2AF30782">
        <w:rPr>
          <w:rFonts w:ascii="Calibri" w:eastAsia="Calibri" w:hAnsi="Calibri" w:cs="Calibri"/>
          <w:sz w:val="24"/>
          <w:szCs w:val="24"/>
          <w:rtl/>
        </w:rPr>
        <w:t xml:space="preserve"> أنت لو ما عندك إيمانيات</w:t>
      </w:r>
      <w:ins w:id="99" w:author="Dr. Diana Hassan" w:date="2026-03-10T21:37:00Z" w16du:dateUtc="2026-03-10T18:37:00Z">
        <w:r w:rsidR="00A51026">
          <w:rPr>
            <w:rFonts w:ascii="Calibri" w:eastAsia="Calibri" w:hAnsi="Calibri" w:cs="Calibri"/>
            <w:sz w:val="24"/>
            <w:szCs w:val="24"/>
          </w:rPr>
          <w:t>,</w:t>
        </w:r>
      </w:ins>
      <w:r w:rsidRPr="2AF30782">
        <w:rPr>
          <w:rFonts w:ascii="Calibri" w:eastAsia="Calibri" w:hAnsi="Calibri" w:cs="Calibri"/>
          <w:sz w:val="24"/>
          <w:szCs w:val="24"/>
          <w:rtl/>
        </w:rPr>
        <w:t xml:space="preserve"> نرجع نقول عشان التوازن إذا ما عندك إيمانيات وما عندك صحة وما عندك </w:t>
      </w:r>
      <w:del w:id="100" w:author="Dr. Diana Hassan" w:date="2026-03-10T21:37:00Z" w16du:dateUtc="2026-03-10T18:37:00Z">
        <w:r w:rsidRPr="2AF30782" w:rsidDel="00BA33F2">
          <w:rPr>
            <w:rFonts w:ascii="Calibri" w:eastAsia="Calibri" w:hAnsi="Calibri" w:cs="Calibri"/>
            <w:sz w:val="24"/>
            <w:szCs w:val="24"/>
            <w:rtl/>
          </w:rPr>
          <w:delText xml:space="preserve">براكتس </w:delText>
        </w:r>
      </w:del>
      <w:ins w:id="101" w:author="Dr. Diana Hassan" w:date="2026-03-10T21:37:00Z" w16du:dateUtc="2026-03-10T18:37:00Z">
        <w:r w:rsidR="00BA33F2">
          <w:rPr>
            <w:rFonts w:ascii="Calibri" w:eastAsia="Calibri" w:hAnsi="Calibri" w:cs="Calibri"/>
            <w:sz w:val="24"/>
            <w:szCs w:val="24"/>
          </w:rPr>
          <w:t>(practice)</w:t>
        </w:r>
        <w:r w:rsidR="00BA33F2" w:rsidRPr="2AF30782">
          <w:rPr>
            <w:rFonts w:ascii="Calibri" w:eastAsia="Calibri" w:hAnsi="Calibri" w:cs="Calibri"/>
            <w:sz w:val="24"/>
            <w:szCs w:val="24"/>
            <w:rtl/>
          </w:rPr>
          <w:t xml:space="preserve"> </w:t>
        </w:r>
      </w:ins>
      <w:r w:rsidRPr="2AF30782">
        <w:rPr>
          <w:rFonts w:ascii="Calibri" w:eastAsia="Calibri" w:hAnsi="Calibri" w:cs="Calibri"/>
          <w:sz w:val="24"/>
          <w:szCs w:val="24"/>
          <w:rtl/>
        </w:rPr>
        <w:t>أنت تسوي شيء معين في حياتك عشان ترفع المرونة عندك</w:t>
      </w:r>
      <w:ins w:id="102" w:author="Dr. Diana Hassan" w:date="2026-03-10T21:37:00Z" w16du:dateUtc="2026-03-10T18:37:00Z">
        <w:r w:rsidR="00BA33F2">
          <w:rPr>
            <w:rFonts w:ascii="Calibri" w:eastAsia="Calibri" w:hAnsi="Calibri" w:cs="Calibri"/>
            <w:sz w:val="24"/>
            <w:szCs w:val="24"/>
          </w:rPr>
          <w:t>,</w:t>
        </w:r>
      </w:ins>
      <w:r w:rsidRPr="2AF30782">
        <w:rPr>
          <w:rFonts w:ascii="Calibri" w:eastAsia="Calibri" w:hAnsi="Calibri" w:cs="Calibri"/>
          <w:sz w:val="24"/>
          <w:szCs w:val="24"/>
          <w:rtl/>
        </w:rPr>
        <w:t xml:space="preserve"> بتلاقي نفسك تطيح مع أي شيء يصير لك</w:t>
      </w:r>
      <w:ins w:id="103" w:author="Dr. Diana Hassan" w:date="2026-03-10T21:37:00Z" w16du:dateUtc="2026-03-10T18:37:00Z">
        <w:r w:rsidR="00BA33F2">
          <w:rPr>
            <w:rFonts w:ascii="Calibri" w:eastAsia="Calibri" w:hAnsi="Calibri" w:cs="Calibri"/>
            <w:sz w:val="24"/>
            <w:szCs w:val="24"/>
          </w:rPr>
          <w:t>.</w:t>
        </w:r>
      </w:ins>
      <w:r w:rsidRPr="2AF30782">
        <w:rPr>
          <w:rFonts w:ascii="Calibri" w:eastAsia="Calibri" w:hAnsi="Calibri" w:cs="Calibri"/>
          <w:sz w:val="24"/>
          <w:szCs w:val="24"/>
          <w:rtl/>
        </w:rPr>
        <w:t xml:space="preserve"> إذا ما اهتميك في صحتك نقول من بدري من </w:t>
      </w:r>
      <w:del w:id="104" w:author="Dr. Diana Hassan" w:date="2026-03-10T21:37:00Z" w16du:dateUtc="2026-03-10T18:37:00Z">
        <w:r w:rsidRPr="2AF30782" w:rsidDel="00BA33F2">
          <w:rPr>
            <w:rFonts w:ascii="Calibri" w:eastAsia="Calibri" w:hAnsi="Calibri" w:cs="Calibri"/>
            <w:sz w:val="24"/>
            <w:szCs w:val="24"/>
            <w:rtl/>
          </w:rPr>
          <w:delText xml:space="preserve">التحوصات </w:delText>
        </w:r>
      </w:del>
      <w:ins w:id="105" w:author="Dr. Diana Hassan" w:date="2026-03-10T21:37:00Z" w16du:dateUtc="2026-03-10T18:37:00Z">
        <w:r w:rsidR="00BA33F2" w:rsidRPr="2AF30782">
          <w:rPr>
            <w:rFonts w:ascii="Calibri" w:eastAsia="Calibri" w:hAnsi="Calibri" w:cs="Calibri"/>
            <w:sz w:val="24"/>
            <w:szCs w:val="24"/>
            <w:rtl/>
          </w:rPr>
          <w:t>ال</w:t>
        </w:r>
        <w:r w:rsidR="00BA33F2">
          <w:rPr>
            <w:rFonts w:ascii="Calibri" w:eastAsia="Calibri" w:hAnsi="Calibri" w:cs="Calibri" w:hint="cs"/>
            <w:sz w:val="24"/>
            <w:szCs w:val="24"/>
            <w:rtl/>
          </w:rPr>
          <w:t>ف</w:t>
        </w:r>
        <w:r w:rsidR="00BA33F2" w:rsidRPr="2AF30782">
          <w:rPr>
            <w:rFonts w:ascii="Calibri" w:eastAsia="Calibri" w:hAnsi="Calibri" w:cs="Calibri"/>
            <w:sz w:val="24"/>
            <w:szCs w:val="24"/>
            <w:rtl/>
          </w:rPr>
          <w:t xml:space="preserve">حوصات </w:t>
        </w:r>
      </w:ins>
      <w:r w:rsidRPr="2AF30782">
        <w:rPr>
          <w:rFonts w:ascii="Calibri" w:eastAsia="Calibri" w:hAnsi="Calibri" w:cs="Calibri"/>
          <w:sz w:val="24"/>
          <w:szCs w:val="24"/>
          <w:rtl/>
        </w:rPr>
        <w:t xml:space="preserve">اللي أنت تتابعها عشان تكون في عمر </w:t>
      </w:r>
      <w:r w:rsidRPr="2AF30782">
        <w:rPr>
          <w:rFonts w:ascii="Calibri" w:eastAsia="Calibri" w:hAnsi="Calibri" w:cs="Calibri"/>
          <w:sz w:val="24"/>
          <w:szCs w:val="24"/>
        </w:rPr>
        <w:t>50</w:t>
      </w:r>
      <w:r w:rsidRPr="2AF30782">
        <w:rPr>
          <w:rFonts w:ascii="Calibri" w:eastAsia="Calibri" w:hAnsi="Calibri" w:cs="Calibri"/>
          <w:sz w:val="24"/>
          <w:szCs w:val="24"/>
          <w:rtl/>
        </w:rPr>
        <w:t xml:space="preserve"> و</w:t>
      </w:r>
      <w:r w:rsidRPr="2AF30782">
        <w:rPr>
          <w:rFonts w:ascii="Calibri" w:eastAsia="Calibri" w:hAnsi="Calibri" w:cs="Calibri"/>
          <w:sz w:val="24"/>
          <w:szCs w:val="24"/>
        </w:rPr>
        <w:t>60</w:t>
      </w:r>
      <w:r w:rsidRPr="2AF30782">
        <w:rPr>
          <w:rFonts w:ascii="Calibri" w:eastAsia="Calibri" w:hAnsi="Calibri" w:cs="Calibri"/>
          <w:sz w:val="24"/>
          <w:szCs w:val="24"/>
          <w:rtl/>
        </w:rPr>
        <w:t xml:space="preserve"> بصحة كاملة</w:t>
      </w:r>
      <w:ins w:id="106" w:author="Dr. Diana Hassan" w:date="2026-03-10T21:38:00Z" w16du:dateUtc="2026-03-10T18:38:00Z">
        <w:r w:rsidR="00CC15E3">
          <w:rPr>
            <w:rFonts w:ascii="Calibri" w:eastAsia="Calibri" w:hAnsi="Calibri" w:cs="Calibri"/>
            <w:sz w:val="24"/>
            <w:szCs w:val="24"/>
          </w:rPr>
          <w:t>,</w:t>
        </w:r>
      </w:ins>
      <w:r w:rsidRPr="2AF30782">
        <w:rPr>
          <w:rFonts w:ascii="Calibri" w:eastAsia="Calibri" w:hAnsi="Calibri" w:cs="Calibri"/>
          <w:sz w:val="24"/>
          <w:szCs w:val="24"/>
          <w:rtl/>
        </w:rPr>
        <w:t xml:space="preserve"> بتلاقي نفسك تحت مرة وحدة</w:t>
      </w:r>
      <w:ins w:id="107" w:author="Dr. Diana Hassan" w:date="2026-03-10T21:38:00Z" w16du:dateUtc="2026-03-10T18:38:00Z">
        <w:r w:rsidR="00CC15E3">
          <w:rPr>
            <w:rFonts w:ascii="Calibri" w:eastAsia="Calibri" w:hAnsi="Calibri" w:cs="Calibri"/>
            <w:sz w:val="24"/>
            <w:szCs w:val="24"/>
          </w:rPr>
          <w:t>.</w:t>
        </w:r>
      </w:ins>
      <w:r w:rsidRPr="2AF30782">
        <w:rPr>
          <w:rFonts w:ascii="Calibri" w:eastAsia="Calibri" w:hAnsi="Calibri" w:cs="Calibri"/>
          <w:sz w:val="24"/>
          <w:szCs w:val="24"/>
          <w:rtl/>
        </w:rPr>
        <w:t xml:space="preserve"> </w:t>
      </w:r>
      <w:del w:id="108" w:author="Dr. Diana Hassan" w:date="2026-03-10T21:38:00Z" w16du:dateUtc="2026-03-10T18:38:00Z">
        <w:r w:rsidRPr="2AF30782" w:rsidDel="00CC15E3">
          <w:rPr>
            <w:rFonts w:ascii="Calibri" w:eastAsia="Calibri" w:hAnsi="Calibri" w:cs="Calibri"/>
            <w:sz w:val="24"/>
            <w:szCs w:val="24"/>
            <w:rtl/>
          </w:rPr>
          <w:delText xml:space="preserve">الكلة </w:delText>
        </w:r>
      </w:del>
      <w:ins w:id="109" w:author="Dr. Diana Hassan" w:date="2026-03-10T21:38:00Z" w16du:dateUtc="2026-03-10T18:38:00Z">
        <w:r w:rsidR="00CC15E3" w:rsidRPr="2AF30782">
          <w:rPr>
            <w:rFonts w:ascii="Calibri" w:eastAsia="Calibri" w:hAnsi="Calibri" w:cs="Calibri"/>
            <w:sz w:val="24"/>
            <w:szCs w:val="24"/>
            <w:rtl/>
          </w:rPr>
          <w:t>الكل</w:t>
        </w:r>
        <w:r w:rsidR="00CC15E3">
          <w:rPr>
            <w:rFonts w:ascii="Calibri" w:eastAsia="Calibri" w:hAnsi="Calibri" w:cs="Calibri" w:hint="cs"/>
            <w:sz w:val="24"/>
            <w:szCs w:val="24"/>
            <w:rtl/>
          </w:rPr>
          <w:t>ى</w:t>
        </w:r>
        <w:r w:rsidR="00CC15E3" w:rsidRPr="2AF30782">
          <w:rPr>
            <w:rFonts w:ascii="Calibri" w:eastAsia="Calibri" w:hAnsi="Calibri" w:cs="Calibri"/>
            <w:sz w:val="24"/>
            <w:szCs w:val="24"/>
            <w:rtl/>
          </w:rPr>
          <w:t xml:space="preserve"> </w:t>
        </w:r>
      </w:ins>
      <w:r w:rsidRPr="2AF30782">
        <w:rPr>
          <w:rFonts w:ascii="Calibri" w:eastAsia="Calibri" w:hAnsi="Calibri" w:cs="Calibri"/>
          <w:sz w:val="24"/>
          <w:szCs w:val="24"/>
          <w:rtl/>
        </w:rPr>
        <w:t>مشكلة لا تظهر</w:t>
      </w:r>
      <w:ins w:id="110" w:author="Dr. Diana Hassan" w:date="2026-03-10T21:38:00Z" w16du:dateUtc="2026-03-10T18:38:00Z">
        <w:r w:rsidR="00CB397D">
          <w:rPr>
            <w:rFonts w:ascii="Calibri" w:eastAsia="Calibri" w:hAnsi="Calibri" w:cs="Calibri" w:hint="cs"/>
            <w:sz w:val="24"/>
            <w:szCs w:val="24"/>
            <w:rtl/>
          </w:rPr>
          <w:t>,</w:t>
        </w:r>
      </w:ins>
      <w:r w:rsidRPr="2AF30782">
        <w:rPr>
          <w:rFonts w:ascii="Calibri" w:eastAsia="Calibri" w:hAnsi="Calibri" w:cs="Calibri"/>
          <w:sz w:val="24"/>
          <w:szCs w:val="24"/>
          <w:rtl/>
        </w:rPr>
        <w:t xml:space="preserve"> يعني ما تظهر إلا بعد ما يكون إحنا في المراحل الأخيرة</w:t>
      </w:r>
      <w:ins w:id="111" w:author="Dr. Diana Hassan" w:date="2026-03-10T21:38:00Z" w16du:dateUtc="2026-03-10T18:38:00Z">
        <w:r w:rsidR="00CB397D">
          <w:rPr>
            <w:rFonts w:ascii="Calibri" w:eastAsia="Calibri" w:hAnsi="Calibri" w:cs="Calibri" w:hint="cs"/>
            <w:sz w:val="24"/>
            <w:szCs w:val="24"/>
            <w:rtl/>
          </w:rPr>
          <w:t>.</w:t>
        </w:r>
      </w:ins>
      <w:r w:rsidRPr="2AF30782">
        <w:rPr>
          <w:rFonts w:ascii="Calibri" w:eastAsia="Calibri" w:hAnsi="Calibri" w:cs="Calibri"/>
          <w:sz w:val="24"/>
          <w:szCs w:val="24"/>
          <w:rtl/>
        </w:rPr>
        <w:t xml:space="preserve"> فإذا أنت ما تابعت وما سويت لك يعني هدف صحي أن أنت تكون في </w:t>
      </w:r>
      <w:r w:rsidRPr="2AF30782">
        <w:rPr>
          <w:rFonts w:ascii="Calibri" w:eastAsia="Calibri" w:hAnsi="Calibri" w:cs="Calibri"/>
          <w:sz w:val="24"/>
          <w:szCs w:val="24"/>
          <w:rtl/>
        </w:rPr>
        <w:lastRenderedPageBreak/>
        <w:t>مستوى معين بتلاقي نفسك تحت مرة وحدة طبعاً هذا بيأثر لك على الدنيا كلها</w:t>
      </w:r>
      <w:ins w:id="112" w:author="Dr. Diana Hassan" w:date="2026-03-10T21:38:00Z" w16du:dateUtc="2026-03-10T18:38:00Z">
        <w:r w:rsidR="00CB397D">
          <w:rPr>
            <w:rFonts w:ascii="Calibri" w:eastAsia="Calibri" w:hAnsi="Calibri" w:cs="Calibri" w:hint="cs"/>
            <w:sz w:val="24"/>
            <w:szCs w:val="24"/>
            <w:rtl/>
          </w:rPr>
          <w:t>.</w:t>
        </w:r>
      </w:ins>
      <w:r w:rsidRPr="2AF30782">
        <w:rPr>
          <w:rFonts w:ascii="Calibri" w:eastAsia="Calibri" w:hAnsi="Calibri" w:cs="Calibri"/>
          <w:sz w:val="24"/>
          <w:szCs w:val="24"/>
          <w:rtl/>
        </w:rPr>
        <w:t xml:space="preserve"> يعني لو أنت عندك الأفكار طيبة ومتحكم في الأفكار ومتحكم في عاطفتك بس جسمك مش مساعدك</w:t>
      </w:r>
      <w:ins w:id="113" w:author="Dr. Diana Hassan" w:date="2026-03-10T21:39:00Z" w16du:dateUtc="2026-03-10T18:39:00Z">
        <w:r w:rsidR="00486131">
          <w:rPr>
            <w:rFonts w:ascii="Calibri" w:eastAsia="Calibri" w:hAnsi="Calibri" w:cs="Calibri" w:hint="cs"/>
            <w:sz w:val="24"/>
            <w:szCs w:val="24"/>
            <w:rtl/>
          </w:rPr>
          <w:t>.</w:t>
        </w:r>
      </w:ins>
      <w:r w:rsidRPr="2AF30782">
        <w:rPr>
          <w:rFonts w:ascii="Calibri" w:eastAsia="Calibri" w:hAnsi="Calibri" w:cs="Calibri"/>
          <w:sz w:val="24"/>
          <w:szCs w:val="24"/>
          <w:rtl/>
        </w:rPr>
        <w:t xml:space="preserve"> نفس الشيء المجتمع</w:t>
      </w:r>
      <w:ins w:id="114" w:author="Dr. Diana Hassan" w:date="2026-03-10T21:39:00Z" w16du:dateUtc="2026-03-10T18:39:00Z">
        <w:r w:rsidR="005D6973">
          <w:rPr>
            <w:rFonts w:ascii="Calibri" w:eastAsia="Calibri" w:hAnsi="Calibri" w:cs="Calibri" w:hint="cs"/>
            <w:sz w:val="24"/>
            <w:szCs w:val="24"/>
            <w:rtl/>
          </w:rPr>
          <w:t>,</w:t>
        </w:r>
      </w:ins>
      <w:r w:rsidRPr="2AF30782">
        <w:rPr>
          <w:rFonts w:ascii="Calibri" w:eastAsia="Calibri" w:hAnsi="Calibri" w:cs="Calibri"/>
          <w:sz w:val="24"/>
          <w:szCs w:val="24"/>
          <w:rtl/>
        </w:rPr>
        <w:t xml:space="preserve"> الظواهر اللي تظهر في المجتمع</w:t>
      </w:r>
      <w:ins w:id="115" w:author="Dr. Diana Hassan" w:date="2026-03-10T21:39:00Z" w16du:dateUtc="2026-03-10T18:39:00Z">
        <w:r w:rsidR="005D6973">
          <w:rPr>
            <w:rFonts w:ascii="Calibri" w:eastAsia="Calibri" w:hAnsi="Calibri" w:cs="Calibri" w:hint="cs"/>
            <w:sz w:val="24"/>
            <w:szCs w:val="24"/>
            <w:rtl/>
          </w:rPr>
          <w:t>.</w:t>
        </w:r>
      </w:ins>
      <w:r w:rsidRPr="2AF30782">
        <w:rPr>
          <w:rFonts w:ascii="Calibri" w:eastAsia="Calibri" w:hAnsi="Calibri" w:cs="Calibri"/>
          <w:sz w:val="24"/>
          <w:szCs w:val="24"/>
          <w:rtl/>
        </w:rPr>
        <w:t xml:space="preserve"> المجتمع ش</w:t>
      </w:r>
      <w:ins w:id="116" w:author="Dr. Diana Hassan" w:date="2026-03-10T21:39:00Z" w16du:dateUtc="2026-03-10T18:39:00Z">
        <w:r w:rsidR="005D6973">
          <w:rPr>
            <w:rFonts w:ascii="Calibri" w:eastAsia="Calibri" w:hAnsi="Calibri" w:cs="Calibri" w:hint="cs"/>
            <w:sz w:val="24"/>
            <w:szCs w:val="24"/>
            <w:rtl/>
          </w:rPr>
          <w:t>ل</w:t>
        </w:r>
      </w:ins>
      <w:r w:rsidRPr="2AF30782">
        <w:rPr>
          <w:rFonts w:ascii="Calibri" w:eastAsia="Calibri" w:hAnsi="Calibri" w:cs="Calibri"/>
          <w:sz w:val="24"/>
          <w:szCs w:val="24"/>
          <w:rtl/>
        </w:rPr>
        <w:t>ون يتحرك</w:t>
      </w:r>
      <w:ins w:id="117" w:author="Dr. Diana Hassan" w:date="2026-03-10T21:41:00Z" w16du:dateUtc="2026-03-10T18:41:00Z">
        <w:r w:rsidR="00981079">
          <w:rPr>
            <w:rFonts w:ascii="Calibri" w:eastAsia="Calibri" w:hAnsi="Calibri" w:cs="Calibri" w:hint="cs"/>
            <w:sz w:val="24"/>
            <w:szCs w:val="24"/>
            <w:rtl/>
          </w:rPr>
          <w:t>,</w:t>
        </w:r>
      </w:ins>
      <w:r w:rsidRPr="2AF30782">
        <w:rPr>
          <w:rFonts w:ascii="Calibri" w:eastAsia="Calibri" w:hAnsi="Calibri" w:cs="Calibri"/>
          <w:sz w:val="24"/>
          <w:szCs w:val="24"/>
          <w:rtl/>
        </w:rPr>
        <w:t xml:space="preserve"> السوشيل ميديا السوشيل ميديا وأهدافها</w:t>
      </w:r>
      <w:ins w:id="118" w:author="Dr. Diana Hassan" w:date="2026-03-10T21:41:00Z" w16du:dateUtc="2026-03-10T18:41:00Z">
        <w:r w:rsidR="00981079">
          <w:rPr>
            <w:rFonts w:ascii="Calibri" w:eastAsia="Calibri" w:hAnsi="Calibri" w:cs="Calibri" w:hint="cs"/>
            <w:sz w:val="24"/>
            <w:szCs w:val="24"/>
            <w:rtl/>
          </w:rPr>
          <w:t>.</w:t>
        </w:r>
      </w:ins>
      <w:r w:rsidRPr="2AF30782">
        <w:rPr>
          <w:rFonts w:ascii="Calibri" w:eastAsia="Calibri" w:hAnsi="Calibri" w:cs="Calibri"/>
          <w:sz w:val="24"/>
          <w:szCs w:val="24"/>
          <w:rtl/>
        </w:rPr>
        <w:t xml:space="preserve"> إذا ما في توعية من المجتمع واللي يقودنا هم البلوغرز والبلوغرز هذي ما في توجيه لهم وما في تركيز لهم ادمرت الدنيا</w:t>
      </w:r>
      <w:ins w:id="119" w:author="Dr. Diana Hassan" w:date="2026-03-10T21:40:00Z" w16du:dateUtc="2026-03-10T18:40:00Z">
        <w:r w:rsidR="006B0805">
          <w:rPr>
            <w:rFonts w:ascii="Calibri" w:eastAsia="Calibri" w:hAnsi="Calibri" w:cs="Calibri" w:hint="cs"/>
            <w:sz w:val="24"/>
            <w:szCs w:val="24"/>
            <w:rtl/>
          </w:rPr>
          <w:t>.</w:t>
        </w:r>
      </w:ins>
      <w:r w:rsidRPr="2AF30782">
        <w:rPr>
          <w:rFonts w:ascii="Calibri" w:eastAsia="Calibri" w:hAnsi="Calibri" w:cs="Calibri"/>
          <w:sz w:val="24"/>
          <w:szCs w:val="24"/>
          <w:rtl/>
        </w:rPr>
        <w:t xml:space="preserve"> ليش احنا نلعب في الأفكار</w:t>
      </w:r>
      <w:ins w:id="120" w:author="Dr. Diana Hassan" w:date="2026-03-10T21:40:00Z" w16du:dateUtc="2026-03-10T18:40:00Z">
        <w:r w:rsidR="006B0805">
          <w:rPr>
            <w:rFonts w:ascii="Calibri" w:eastAsia="Calibri" w:hAnsi="Calibri" w:cs="Calibri" w:hint="cs"/>
            <w:sz w:val="24"/>
            <w:szCs w:val="24"/>
            <w:rtl/>
          </w:rPr>
          <w:t>.</w:t>
        </w:r>
      </w:ins>
      <w:r w:rsidRPr="2AF30782">
        <w:rPr>
          <w:rFonts w:ascii="Calibri" w:eastAsia="Calibri" w:hAnsi="Calibri" w:cs="Calibri"/>
          <w:sz w:val="24"/>
          <w:szCs w:val="24"/>
          <w:rtl/>
        </w:rPr>
        <w:t xml:space="preserve"> </w:t>
      </w:r>
      <w:del w:id="121" w:author="Dr. Diana Hassan" w:date="2026-03-10T21:40:00Z" w16du:dateUtc="2026-03-10T18:40:00Z">
        <w:r w:rsidRPr="2AF30782" w:rsidDel="00C62E22">
          <w:rPr>
            <w:rFonts w:ascii="Calibri" w:eastAsia="Calibri" w:hAnsi="Calibri" w:cs="Calibri"/>
            <w:sz w:val="24"/>
            <w:szCs w:val="24"/>
            <w:rtl/>
          </w:rPr>
          <w:delText xml:space="preserve">فلو صار حين </w:delText>
        </w:r>
      </w:del>
      <w:r w:rsidRPr="2AF30782">
        <w:rPr>
          <w:rFonts w:ascii="Calibri" w:eastAsia="Calibri" w:hAnsi="Calibri" w:cs="Calibri"/>
          <w:sz w:val="24"/>
          <w:szCs w:val="24"/>
          <w:rtl/>
        </w:rPr>
        <w:t>في الإسلام</w:t>
      </w:r>
      <w:ins w:id="122" w:author="Dr. Diana Hassan" w:date="2026-03-10T21:41:00Z" w16du:dateUtc="2026-03-10T18:41:00Z">
        <w:r w:rsidR="00C62E22">
          <w:rPr>
            <w:rFonts w:ascii="Calibri" w:eastAsia="Calibri" w:hAnsi="Calibri" w:cs="Calibri" w:hint="cs"/>
            <w:sz w:val="24"/>
            <w:szCs w:val="24"/>
            <w:rtl/>
          </w:rPr>
          <w:t>,</w:t>
        </w:r>
      </w:ins>
      <w:r w:rsidRPr="2AF30782">
        <w:rPr>
          <w:rFonts w:ascii="Calibri" w:eastAsia="Calibri" w:hAnsi="Calibri" w:cs="Calibri"/>
          <w:sz w:val="24"/>
          <w:szCs w:val="24"/>
          <w:rtl/>
        </w:rPr>
        <w:t xml:space="preserve"> ش</w:t>
      </w:r>
      <w:ins w:id="123" w:author="Dr. Diana Hassan" w:date="2026-03-10T21:41:00Z" w16du:dateUtc="2026-03-10T18:41:00Z">
        <w:r w:rsidR="00C62E22">
          <w:rPr>
            <w:rFonts w:ascii="Calibri" w:eastAsia="Calibri" w:hAnsi="Calibri" w:cs="Calibri" w:hint="cs"/>
            <w:sz w:val="24"/>
            <w:szCs w:val="24"/>
            <w:rtl/>
          </w:rPr>
          <w:t>ل</w:t>
        </w:r>
      </w:ins>
      <w:r w:rsidRPr="2AF30782">
        <w:rPr>
          <w:rFonts w:ascii="Calibri" w:eastAsia="Calibri" w:hAnsi="Calibri" w:cs="Calibri"/>
          <w:sz w:val="24"/>
          <w:szCs w:val="24"/>
          <w:rtl/>
        </w:rPr>
        <w:t>ون توثق حسابك</w:t>
      </w:r>
      <w:ins w:id="124" w:author="Dr. Diana Hassan" w:date="2026-03-10T21:41:00Z" w16du:dateUtc="2026-03-10T18:41:00Z">
        <w:r w:rsidR="00C62E22">
          <w:rPr>
            <w:rFonts w:ascii="Calibri" w:eastAsia="Calibri" w:hAnsi="Calibri" w:cs="Calibri" w:hint="cs"/>
            <w:sz w:val="24"/>
            <w:szCs w:val="24"/>
            <w:rtl/>
          </w:rPr>
          <w:t>؟</w:t>
        </w:r>
      </w:ins>
      <w:r w:rsidRPr="2AF30782">
        <w:rPr>
          <w:rFonts w:ascii="Calibri" w:eastAsia="Calibri" w:hAnsi="Calibri" w:cs="Calibri"/>
          <w:sz w:val="24"/>
          <w:szCs w:val="24"/>
          <w:rtl/>
        </w:rPr>
        <w:t xml:space="preserve"> لازم يكون عندك يعني كذا نقطة </w:t>
      </w:r>
      <w:del w:id="125" w:author="Dr. Diana Hassan" w:date="2026-03-10T21:42:00Z" w16du:dateUtc="2026-03-10T18:42:00Z">
        <w:r w:rsidRPr="2AF30782" w:rsidDel="003B3B1C">
          <w:rPr>
            <w:rFonts w:ascii="Calibri" w:eastAsia="Calibri" w:hAnsi="Calibri" w:cs="Calibri"/>
            <w:sz w:val="24"/>
            <w:szCs w:val="24"/>
            <w:rtl/>
          </w:rPr>
          <w:delText xml:space="preserve">قطيها </w:delText>
        </w:r>
      </w:del>
      <w:ins w:id="126" w:author="Dr. Diana Hassan" w:date="2026-03-10T21:42:00Z" w16du:dateUtc="2026-03-10T18:42:00Z">
        <w:r w:rsidR="003B3B1C">
          <w:rPr>
            <w:rFonts w:ascii="Calibri" w:eastAsia="Calibri" w:hAnsi="Calibri" w:cs="Calibri" w:hint="cs"/>
            <w:sz w:val="24"/>
            <w:szCs w:val="24"/>
            <w:rtl/>
          </w:rPr>
          <w:t>تغ</w:t>
        </w:r>
        <w:r w:rsidR="003B3B1C" w:rsidRPr="2AF30782">
          <w:rPr>
            <w:rFonts w:ascii="Calibri" w:eastAsia="Calibri" w:hAnsi="Calibri" w:cs="Calibri"/>
            <w:sz w:val="24"/>
            <w:szCs w:val="24"/>
            <w:rtl/>
          </w:rPr>
          <w:t>طيها</w:t>
        </w:r>
        <w:r w:rsidR="003B3B1C">
          <w:rPr>
            <w:rFonts w:ascii="Calibri" w:eastAsia="Calibri" w:hAnsi="Calibri" w:cs="Calibri" w:hint="cs"/>
            <w:sz w:val="24"/>
            <w:szCs w:val="24"/>
            <w:rtl/>
          </w:rPr>
          <w:t>.</w:t>
        </w:r>
        <w:r w:rsidR="003B3B1C" w:rsidRPr="2AF30782">
          <w:rPr>
            <w:rFonts w:ascii="Calibri" w:eastAsia="Calibri" w:hAnsi="Calibri" w:cs="Calibri"/>
            <w:sz w:val="24"/>
            <w:szCs w:val="24"/>
            <w:rtl/>
          </w:rPr>
          <w:t xml:space="preserve"> </w:t>
        </w:r>
      </w:ins>
      <w:r w:rsidRPr="2AF30782">
        <w:rPr>
          <w:rFonts w:ascii="Calibri" w:eastAsia="Calibri" w:hAnsi="Calibri" w:cs="Calibri"/>
          <w:sz w:val="24"/>
          <w:szCs w:val="24"/>
          <w:rtl/>
        </w:rPr>
        <w:t xml:space="preserve">منها أنه أنت </w:t>
      </w:r>
      <w:del w:id="127" w:author="Dr. Diana Hassan" w:date="2026-03-10T21:42:00Z" w16du:dateUtc="2026-03-10T18:42:00Z">
        <w:r w:rsidRPr="2AF30782" w:rsidDel="00DB2FFA">
          <w:rPr>
            <w:rFonts w:ascii="Calibri" w:eastAsia="Calibri" w:hAnsi="Calibri" w:cs="Calibri"/>
            <w:sz w:val="24"/>
            <w:szCs w:val="24"/>
            <w:rtl/>
          </w:rPr>
          <w:delText>و</w:delText>
        </w:r>
      </w:del>
      <w:r w:rsidRPr="2AF30782">
        <w:rPr>
          <w:rFonts w:ascii="Calibri" w:eastAsia="Calibri" w:hAnsi="Calibri" w:cs="Calibri"/>
          <w:sz w:val="24"/>
          <w:szCs w:val="24"/>
          <w:rtl/>
        </w:rPr>
        <w:t>يكون عندك مثلاً فيه تصوير الأشياء المادية</w:t>
      </w:r>
      <w:ins w:id="128" w:author="Dr. Diana Hassan" w:date="2026-03-10T21:42:00Z" w16du:dateUtc="2026-03-10T18:42:00Z">
        <w:r w:rsidR="00DB2FFA">
          <w:rPr>
            <w:rFonts w:ascii="Calibri" w:eastAsia="Calibri" w:hAnsi="Calibri" w:cs="Calibri" w:hint="cs"/>
            <w:sz w:val="24"/>
            <w:szCs w:val="24"/>
            <w:rtl/>
          </w:rPr>
          <w:t>.</w:t>
        </w:r>
      </w:ins>
      <w:r w:rsidRPr="2AF30782">
        <w:rPr>
          <w:rFonts w:ascii="Calibri" w:eastAsia="Calibri" w:hAnsi="Calibri" w:cs="Calibri"/>
          <w:sz w:val="24"/>
          <w:szCs w:val="24"/>
          <w:rtl/>
        </w:rPr>
        <w:t xml:space="preserve"> في</w:t>
      </w:r>
      <w:del w:id="129" w:author="Dr. Diana Hassan" w:date="2026-03-10T21:42:00Z" w16du:dateUtc="2026-03-10T18:42:00Z">
        <w:r w:rsidRPr="2AF30782" w:rsidDel="00DB2FFA">
          <w:rPr>
            <w:rFonts w:ascii="Calibri" w:eastAsia="Calibri" w:hAnsi="Calibri" w:cs="Calibri"/>
            <w:sz w:val="24"/>
            <w:szCs w:val="24"/>
            <w:rtl/>
          </w:rPr>
          <w:delText>ه</w:delText>
        </w:r>
      </w:del>
      <w:r w:rsidRPr="2AF30782">
        <w:rPr>
          <w:rFonts w:ascii="Calibri" w:eastAsia="Calibri" w:hAnsi="Calibri" w:cs="Calibri"/>
          <w:sz w:val="24"/>
          <w:szCs w:val="24"/>
          <w:rtl/>
        </w:rPr>
        <w:t xml:space="preserve"> أكل مطاعم</w:t>
      </w:r>
      <w:ins w:id="130" w:author="Dr. Diana Hassan" w:date="2026-03-10T21:42:00Z" w16du:dateUtc="2026-03-10T18:42:00Z">
        <w:r w:rsidR="00DB2FFA">
          <w:rPr>
            <w:rFonts w:ascii="Calibri" w:eastAsia="Calibri" w:hAnsi="Calibri" w:cs="Calibri" w:hint="cs"/>
            <w:sz w:val="24"/>
            <w:szCs w:val="24"/>
            <w:rtl/>
          </w:rPr>
          <w:t>,</w:t>
        </w:r>
      </w:ins>
      <w:del w:id="131" w:author="Dr. Diana Hassan" w:date="2026-03-10T21:42:00Z" w16du:dateUtc="2026-03-10T18:42:00Z">
        <w:r w:rsidRPr="2AF30782" w:rsidDel="00DB2FFA">
          <w:rPr>
            <w:rFonts w:ascii="Calibri" w:eastAsia="Calibri" w:hAnsi="Calibri" w:cs="Calibri"/>
            <w:sz w:val="24"/>
            <w:szCs w:val="24"/>
            <w:rtl/>
          </w:rPr>
          <w:delText xml:space="preserve"> </w:delText>
        </w:r>
      </w:del>
      <w:r w:rsidRPr="2AF30782">
        <w:rPr>
          <w:rFonts w:ascii="Calibri" w:eastAsia="Calibri" w:hAnsi="Calibri" w:cs="Calibri"/>
          <w:sz w:val="24"/>
          <w:szCs w:val="24"/>
          <w:rtl/>
        </w:rPr>
        <w:t xml:space="preserve">فيه لبس معين فيه </w:t>
      </w:r>
      <w:del w:id="132" w:author="Dr. Diana Hassan" w:date="2026-03-10T22:22:00Z" w16du:dateUtc="2026-03-10T19:22:00Z">
        <w:r w:rsidRPr="2AF30782" w:rsidDel="00555D28">
          <w:rPr>
            <w:rFonts w:ascii="Calibri" w:eastAsia="Calibri" w:hAnsi="Calibri" w:cs="Calibri"/>
            <w:sz w:val="24"/>
            <w:szCs w:val="24"/>
            <w:rtl/>
          </w:rPr>
          <w:delText xml:space="preserve">تفرار </w:delText>
        </w:r>
      </w:del>
      <w:ins w:id="133" w:author="Dr. Diana Hassan" w:date="2026-03-10T22:22:00Z" w16du:dateUtc="2026-03-10T19:22:00Z">
        <w:r w:rsidR="00555D28">
          <w:rPr>
            <w:rFonts w:ascii="Calibri" w:eastAsia="Calibri" w:hAnsi="Calibri" w:cs="Calibri" w:hint="cs"/>
            <w:sz w:val="24"/>
            <w:szCs w:val="24"/>
            <w:rtl/>
          </w:rPr>
          <w:t>سفرات</w:t>
        </w:r>
        <w:r w:rsidR="00214306">
          <w:rPr>
            <w:rFonts w:ascii="Calibri" w:eastAsia="Calibri" w:hAnsi="Calibri" w:cs="Calibri" w:hint="cs"/>
            <w:sz w:val="24"/>
            <w:szCs w:val="24"/>
            <w:rtl/>
          </w:rPr>
          <w:t>.</w:t>
        </w:r>
        <w:r w:rsidR="00555D28" w:rsidRPr="2AF30782">
          <w:rPr>
            <w:rFonts w:ascii="Calibri" w:eastAsia="Calibri" w:hAnsi="Calibri" w:cs="Calibri"/>
            <w:sz w:val="24"/>
            <w:szCs w:val="24"/>
            <w:rtl/>
          </w:rPr>
          <w:t xml:space="preserve"> </w:t>
        </w:r>
      </w:ins>
      <w:r w:rsidRPr="2AF30782">
        <w:rPr>
          <w:rFonts w:ascii="Calibri" w:eastAsia="Calibri" w:hAnsi="Calibri" w:cs="Calibri"/>
          <w:sz w:val="24"/>
          <w:szCs w:val="24"/>
          <w:rtl/>
        </w:rPr>
        <w:t>إذا ما قطيت هالأشياء ما يتوثق الحساب</w:t>
      </w:r>
      <w:ins w:id="134" w:author="Dr. Diana Hassan" w:date="2026-03-10T22:22:00Z" w16du:dateUtc="2026-03-10T19:22:00Z">
        <w:r w:rsidR="00214306">
          <w:rPr>
            <w:rFonts w:ascii="Calibri" w:eastAsia="Calibri" w:hAnsi="Calibri" w:cs="Calibri" w:hint="cs"/>
            <w:sz w:val="24"/>
            <w:szCs w:val="24"/>
            <w:rtl/>
          </w:rPr>
          <w:t>.</w:t>
        </w:r>
      </w:ins>
      <w:r w:rsidRPr="2AF30782">
        <w:rPr>
          <w:rFonts w:ascii="Calibri" w:eastAsia="Calibri" w:hAnsi="Calibri" w:cs="Calibri"/>
          <w:sz w:val="24"/>
          <w:szCs w:val="24"/>
          <w:rtl/>
        </w:rPr>
        <w:t xml:space="preserve"> فإذا إحنا ماشيين بهالمنطلق بتلاقي عيالنا كلهم الـ</w:t>
      </w:r>
      <w:r w:rsidRPr="2AF30782">
        <w:rPr>
          <w:rFonts w:ascii="Calibri" w:eastAsia="Calibri" w:hAnsi="Calibri" w:cs="Calibri"/>
          <w:sz w:val="24"/>
          <w:szCs w:val="24"/>
        </w:rPr>
        <w:t>Expectation</w:t>
      </w:r>
      <w:r w:rsidRPr="2AF30782">
        <w:rPr>
          <w:rFonts w:ascii="Calibri" w:eastAsia="Calibri" w:hAnsi="Calibri" w:cs="Calibri"/>
          <w:sz w:val="24"/>
          <w:szCs w:val="24"/>
          <w:rtl/>
        </w:rPr>
        <w:t xml:space="preserve"> طلع فوق</w:t>
      </w:r>
      <w:ins w:id="135" w:author="Dr. Diana Hassan" w:date="2026-03-10T22:22:00Z" w16du:dateUtc="2026-03-10T19:22:00Z">
        <w:r w:rsidR="00214306">
          <w:rPr>
            <w:rFonts w:ascii="Calibri" w:eastAsia="Calibri" w:hAnsi="Calibri" w:cs="Calibri" w:hint="cs"/>
            <w:sz w:val="24"/>
            <w:szCs w:val="24"/>
            <w:rtl/>
          </w:rPr>
          <w:t>.</w:t>
        </w:r>
      </w:ins>
      <w:r w:rsidRPr="2AF30782">
        <w:rPr>
          <w:rFonts w:ascii="Calibri" w:eastAsia="Calibri" w:hAnsi="Calibri" w:cs="Calibri"/>
          <w:sz w:val="24"/>
          <w:szCs w:val="24"/>
          <w:rtl/>
        </w:rPr>
        <w:t xml:space="preserve"> سيارة فراري بتصير هدف</w:t>
      </w:r>
      <w:ins w:id="136" w:author="Dr. Diana Hassan" w:date="2026-03-10T22:23:00Z" w16du:dateUtc="2026-03-10T19:23:00Z">
        <w:r w:rsidR="00214306">
          <w:rPr>
            <w:rFonts w:ascii="Calibri" w:eastAsia="Calibri" w:hAnsi="Calibri" w:cs="Calibri" w:hint="cs"/>
            <w:sz w:val="24"/>
            <w:szCs w:val="24"/>
            <w:rtl/>
          </w:rPr>
          <w:t>.</w:t>
        </w:r>
      </w:ins>
      <w:r w:rsidRPr="2AF30782">
        <w:rPr>
          <w:rFonts w:ascii="Calibri" w:eastAsia="Calibri" w:hAnsi="Calibri" w:cs="Calibri"/>
          <w:sz w:val="24"/>
          <w:szCs w:val="24"/>
          <w:rtl/>
        </w:rPr>
        <w:t xml:space="preserve"> عنده</w:t>
      </w:r>
      <w:del w:id="137" w:author="Dr. Diana Hassan" w:date="2026-03-10T22:23:00Z" w16du:dateUtc="2026-03-10T19:23:00Z">
        <w:r w:rsidRPr="2AF30782" w:rsidDel="00214306">
          <w:rPr>
            <w:rFonts w:ascii="Calibri" w:eastAsia="Calibri" w:hAnsi="Calibri" w:cs="Calibri"/>
            <w:sz w:val="24"/>
            <w:szCs w:val="24"/>
            <w:rtl/>
          </w:rPr>
          <w:delText>ا</w:delText>
        </w:r>
      </w:del>
      <w:r w:rsidRPr="2AF30782">
        <w:rPr>
          <w:rFonts w:ascii="Calibri" w:eastAsia="Calibri" w:hAnsi="Calibri" w:cs="Calibri"/>
          <w:sz w:val="24"/>
          <w:szCs w:val="24"/>
          <w:rtl/>
        </w:rPr>
        <w:t xml:space="preserve"> أبوه جايب</w:t>
      </w:r>
      <w:ins w:id="138" w:author="Dr. Diana Hassan" w:date="2026-03-10T22:23:00Z" w16du:dateUtc="2026-03-10T19:23:00Z">
        <w:r w:rsidR="00214306">
          <w:rPr>
            <w:rFonts w:ascii="Calibri" w:eastAsia="Calibri" w:hAnsi="Calibri" w:cs="Calibri" w:hint="cs"/>
            <w:sz w:val="24"/>
            <w:szCs w:val="24"/>
            <w:rtl/>
          </w:rPr>
          <w:t>ل</w:t>
        </w:r>
        <w:r w:rsidR="00AE07EA">
          <w:rPr>
            <w:rFonts w:ascii="Calibri" w:eastAsia="Calibri" w:hAnsi="Calibri" w:cs="Calibri" w:hint="cs"/>
            <w:sz w:val="24"/>
            <w:szCs w:val="24"/>
            <w:rtl/>
          </w:rPr>
          <w:t>ه</w:t>
        </w:r>
      </w:ins>
      <w:r w:rsidRPr="2AF30782">
        <w:rPr>
          <w:rFonts w:ascii="Calibri" w:eastAsia="Calibri" w:hAnsi="Calibri" w:cs="Calibri"/>
          <w:sz w:val="24"/>
          <w:szCs w:val="24"/>
          <w:rtl/>
        </w:rPr>
        <w:t xml:space="preserve"> </w:t>
      </w:r>
      <w:del w:id="139" w:author="Dr. Diana Hassan" w:date="2026-03-10T22:23:00Z" w16du:dateUtc="2026-03-10T19:23:00Z">
        <w:r w:rsidRPr="2AF30782" w:rsidDel="00AE07EA">
          <w:rPr>
            <w:rFonts w:ascii="Calibri" w:eastAsia="Calibri" w:hAnsi="Calibri" w:cs="Calibri"/>
            <w:sz w:val="24"/>
            <w:szCs w:val="24"/>
            <w:rtl/>
          </w:rPr>
          <w:delText xml:space="preserve">لأ </w:delText>
        </w:r>
      </w:del>
      <w:r w:rsidRPr="2AF30782">
        <w:rPr>
          <w:rFonts w:ascii="Calibri" w:eastAsia="Calibri" w:hAnsi="Calibri" w:cs="Calibri"/>
          <w:sz w:val="24"/>
          <w:szCs w:val="24"/>
          <w:rtl/>
        </w:rPr>
        <w:t>سيارة زينة وحياته حلوة</w:t>
      </w:r>
      <w:ins w:id="140" w:author="Dr. Diana Hassan" w:date="2026-03-10T22:23:00Z" w16du:dateUtc="2026-03-10T19:23:00Z">
        <w:r w:rsidR="00AE07EA">
          <w:rPr>
            <w:rFonts w:ascii="Calibri" w:eastAsia="Calibri" w:hAnsi="Calibri" w:cs="Calibri" w:hint="cs"/>
            <w:sz w:val="24"/>
            <w:szCs w:val="24"/>
            <w:rtl/>
          </w:rPr>
          <w:t>.</w:t>
        </w:r>
      </w:ins>
      <w:r w:rsidRPr="2AF30782">
        <w:rPr>
          <w:rFonts w:ascii="Calibri" w:eastAsia="Calibri" w:hAnsi="Calibri" w:cs="Calibri"/>
          <w:sz w:val="24"/>
          <w:szCs w:val="24"/>
          <w:rtl/>
        </w:rPr>
        <w:t xml:space="preserve"> لا هو </w:t>
      </w:r>
      <w:del w:id="141" w:author="Dr. Diana Hassan" w:date="2026-03-10T22:23:00Z" w16du:dateUtc="2026-03-10T19:23:00Z">
        <w:r w:rsidRPr="2AF30782" w:rsidDel="00AE07EA">
          <w:rPr>
            <w:rFonts w:ascii="Calibri" w:eastAsia="Calibri" w:hAnsi="Calibri" w:cs="Calibri"/>
            <w:sz w:val="24"/>
            <w:szCs w:val="24"/>
            <w:rtl/>
          </w:rPr>
          <w:delText xml:space="preserve">عندي </w:delText>
        </w:r>
      </w:del>
      <w:ins w:id="142" w:author="Dr. Diana Hassan" w:date="2026-03-10T22:23:00Z" w16du:dateUtc="2026-03-10T19:23:00Z">
        <w:r w:rsidR="00AE07EA" w:rsidRPr="2AF30782">
          <w:rPr>
            <w:rFonts w:ascii="Calibri" w:eastAsia="Calibri" w:hAnsi="Calibri" w:cs="Calibri"/>
            <w:sz w:val="24"/>
            <w:szCs w:val="24"/>
            <w:rtl/>
          </w:rPr>
          <w:t>عند</w:t>
        </w:r>
        <w:r w:rsidR="00AE07EA">
          <w:rPr>
            <w:rFonts w:ascii="Calibri" w:eastAsia="Calibri" w:hAnsi="Calibri" w:cs="Calibri" w:hint="cs"/>
            <w:sz w:val="24"/>
            <w:szCs w:val="24"/>
            <w:rtl/>
          </w:rPr>
          <w:t>ه</w:t>
        </w:r>
        <w:r w:rsidR="00AE07EA" w:rsidRPr="2AF30782">
          <w:rPr>
            <w:rFonts w:ascii="Calibri" w:eastAsia="Calibri" w:hAnsi="Calibri" w:cs="Calibri"/>
            <w:sz w:val="24"/>
            <w:szCs w:val="24"/>
            <w:rtl/>
          </w:rPr>
          <w:t xml:space="preserve"> </w:t>
        </w:r>
      </w:ins>
      <w:r w:rsidRPr="2AF30782">
        <w:rPr>
          <w:rFonts w:ascii="Calibri" w:eastAsia="Calibri" w:hAnsi="Calibri" w:cs="Calibri"/>
          <w:sz w:val="24"/>
          <w:szCs w:val="24"/>
          <w:rtl/>
        </w:rPr>
        <w:t>هدف معين لأنه هو عايش في مجتمع معين فالأفكار نرجع لها</w:t>
      </w:r>
      <w:ins w:id="143" w:author="Dr. Diana Hassan" w:date="2026-03-10T22:23:00Z" w16du:dateUtc="2026-03-10T19:23:00Z">
        <w:r w:rsidR="00AE07EA">
          <w:rPr>
            <w:rFonts w:ascii="Calibri" w:eastAsia="Calibri" w:hAnsi="Calibri" w:cs="Calibri" w:hint="cs"/>
            <w:sz w:val="24"/>
            <w:szCs w:val="24"/>
            <w:rtl/>
          </w:rPr>
          <w:t>.</w:t>
        </w:r>
      </w:ins>
      <w:r w:rsidRPr="2AF30782">
        <w:rPr>
          <w:rFonts w:ascii="Calibri" w:eastAsia="Calibri" w:hAnsi="Calibri" w:cs="Calibri"/>
          <w:sz w:val="24"/>
          <w:szCs w:val="24"/>
          <w:rtl/>
        </w:rPr>
        <w:t xml:space="preserve"> الأفكار هي اللي تنعكس على الروح وعلى القلب والنفس عبارة عن لو قلنا السؤال اللي هي الرفاهية النفسية أو السؤال على الحياة الطيبة</w:t>
      </w:r>
      <w:del w:id="144" w:author="Dr. Diana Hassan" w:date="2026-03-10T22:24:00Z" w16du:dateUtc="2026-03-10T19:24:00Z">
        <w:r w:rsidRPr="2AF30782" w:rsidDel="00F71719">
          <w:rPr>
            <w:rFonts w:ascii="Calibri" w:eastAsia="Calibri" w:hAnsi="Calibri" w:cs="Calibri"/>
            <w:sz w:val="24"/>
            <w:szCs w:val="24"/>
            <w:rtl/>
          </w:rPr>
          <w:delText xml:space="preserve"> الحياة الطيبة</w:delText>
        </w:r>
      </w:del>
      <w:ins w:id="145" w:author="Dr. Diana Hassan" w:date="2026-03-10T22:24:00Z" w16du:dateUtc="2026-03-10T19:24:00Z">
        <w:r w:rsidR="00F71719">
          <w:rPr>
            <w:rFonts w:ascii="Calibri" w:eastAsia="Calibri" w:hAnsi="Calibri" w:cs="Calibri" w:hint="cs"/>
            <w:sz w:val="24"/>
            <w:szCs w:val="24"/>
            <w:rtl/>
          </w:rPr>
          <w:t>.</w:t>
        </w:r>
      </w:ins>
      <w:r w:rsidRPr="2AF30782">
        <w:rPr>
          <w:rFonts w:ascii="Calibri" w:eastAsia="Calibri" w:hAnsi="Calibri" w:cs="Calibri"/>
          <w:sz w:val="24"/>
          <w:szCs w:val="24"/>
          <w:rtl/>
        </w:rPr>
        <w:t xml:space="preserve"> فلو فكرنا في الحياة الطيبة للنفس البشرية هي قلب وعقل</w:t>
      </w:r>
      <w:ins w:id="146" w:author="Dr. Diana Hassan" w:date="2026-03-10T22:24:00Z" w16du:dateUtc="2026-03-10T19:24:00Z">
        <w:r w:rsidR="00F71719">
          <w:rPr>
            <w:rFonts w:ascii="Calibri" w:eastAsia="Calibri" w:hAnsi="Calibri" w:cs="Calibri" w:hint="cs"/>
            <w:sz w:val="24"/>
            <w:szCs w:val="24"/>
            <w:rtl/>
          </w:rPr>
          <w:t>.</w:t>
        </w:r>
      </w:ins>
      <w:r w:rsidRPr="2AF30782">
        <w:rPr>
          <w:rFonts w:ascii="Calibri" w:eastAsia="Calibri" w:hAnsi="Calibri" w:cs="Calibri"/>
          <w:sz w:val="24"/>
          <w:szCs w:val="24"/>
          <w:rtl/>
        </w:rPr>
        <w:t xml:space="preserve"> فإذا الأفكار صحيحة تدخل للقلب وفي عندي توعية مجتمعية إنه مش أي ظاهرة تنتشر وإن الناس كلهم يسوون هالشي فأنا رح أمشي نفس الناس لأن الدنيا كلها ماشي بهالطريقة</w:t>
      </w:r>
      <w:ins w:id="147" w:author="Dr. Diana Hassan" w:date="2026-03-10T22:24:00Z" w16du:dateUtc="2026-03-10T19:24:00Z">
        <w:r w:rsidR="00F71719">
          <w:rPr>
            <w:rFonts w:ascii="Calibri" w:eastAsia="Calibri" w:hAnsi="Calibri" w:cs="Calibri" w:hint="cs"/>
            <w:sz w:val="24"/>
            <w:szCs w:val="24"/>
            <w:rtl/>
          </w:rPr>
          <w:t>.</w:t>
        </w:r>
      </w:ins>
      <w:r w:rsidRPr="2AF30782">
        <w:rPr>
          <w:rFonts w:ascii="Calibri" w:eastAsia="Calibri" w:hAnsi="Calibri" w:cs="Calibri"/>
          <w:sz w:val="24"/>
          <w:szCs w:val="24"/>
          <w:rtl/>
        </w:rPr>
        <w:t xml:space="preserve"> لا لازم في توعية لازم في حد يوقف ويحط فكرة معينة</w:t>
      </w:r>
      <w:ins w:id="148" w:author="Dr. Diana Hassan" w:date="2026-03-10T22:25:00Z" w16du:dateUtc="2026-03-10T19:25:00Z">
        <w:r w:rsidR="00196EEA">
          <w:rPr>
            <w:rFonts w:ascii="Calibri" w:eastAsia="Calibri" w:hAnsi="Calibri" w:cs="Calibri" w:hint="cs"/>
            <w:sz w:val="24"/>
            <w:szCs w:val="24"/>
            <w:rtl/>
          </w:rPr>
          <w:t>.</w:t>
        </w:r>
      </w:ins>
      <w:r w:rsidRPr="2AF30782">
        <w:rPr>
          <w:rFonts w:ascii="Calibri" w:eastAsia="Calibri" w:hAnsi="Calibri" w:cs="Calibri"/>
          <w:sz w:val="24"/>
          <w:szCs w:val="24"/>
          <w:rtl/>
        </w:rPr>
        <w:t xml:space="preserve"> المصيبة لو كانوا القادة أو القدوة مثل الأب والأم ماشيين فيها التوجه فبيكون من اللي رح يعدل هالأسرة</w:t>
      </w:r>
      <w:ins w:id="149" w:author="Dr. Diana Hassan" w:date="2026-03-10T22:26:00Z" w16du:dateUtc="2026-03-10T19:26:00Z">
        <w:r w:rsidR="00C53FDC">
          <w:rPr>
            <w:rFonts w:ascii="Calibri" w:eastAsia="Calibri" w:hAnsi="Calibri" w:cs="Calibri" w:hint="cs"/>
            <w:sz w:val="24"/>
            <w:szCs w:val="24"/>
            <w:rtl/>
          </w:rPr>
          <w:t>؟</w:t>
        </w:r>
      </w:ins>
      <w:r w:rsidRPr="2AF30782">
        <w:rPr>
          <w:rFonts w:ascii="Calibri" w:eastAsia="Calibri" w:hAnsi="Calibri" w:cs="Calibri"/>
          <w:sz w:val="24"/>
          <w:szCs w:val="24"/>
          <w:rtl/>
        </w:rPr>
        <w:t xml:space="preserve"> ففعلا المسؤول في أي مكان يعني كلكم ر</w:t>
      </w:r>
      <w:ins w:id="150" w:author="Dr. Diana Hassan" w:date="2026-03-10T22:28:00Z" w16du:dateUtc="2026-03-10T19:28:00Z">
        <w:r w:rsidR="00050A05">
          <w:rPr>
            <w:rFonts w:ascii="Calibri" w:eastAsia="Calibri" w:hAnsi="Calibri" w:cs="Calibri" w:hint="cs"/>
            <w:sz w:val="24"/>
            <w:szCs w:val="24"/>
            <w:rtl/>
          </w:rPr>
          <w:t>ا</w:t>
        </w:r>
      </w:ins>
      <w:r w:rsidRPr="2AF30782">
        <w:rPr>
          <w:rFonts w:ascii="Calibri" w:eastAsia="Calibri" w:hAnsi="Calibri" w:cs="Calibri"/>
          <w:sz w:val="24"/>
          <w:szCs w:val="24"/>
          <w:rtl/>
        </w:rPr>
        <w:t>ع</w:t>
      </w:r>
      <w:del w:id="151" w:author="Dr. Diana Hassan" w:date="2026-03-10T22:28:00Z" w16du:dateUtc="2026-03-10T19:28:00Z">
        <w:r w:rsidRPr="2AF30782" w:rsidDel="00050A05">
          <w:rPr>
            <w:rFonts w:ascii="Calibri" w:eastAsia="Calibri" w:hAnsi="Calibri" w:cs="Calibri"/>
            <w:sz w:val="24"/>
            <w:szCs w:val="24"/>
            <w:rtl/>
          </w:rPr>
          <w:delText>ين</w:delText>
        </w:r>
      </w:del>
      <w:r w:rsidRPr="2AF30782">
        <w:rPr>
          <w:rFonts w:ascii="Calibri" w:eastAsia="Calibri" w:hAnsi="Calibri" w:cs="Calibri"/>
          <w:sz w:val="24"/>
          <w:szCs w:val="24"/>
          <w:rtl/>
        </w:rPr>
        <w:t xml:space="preserve"> وكلكم مسؤول على رعيته وكل واحد في ثقر من ثقرله</w:t>
      </w:r>
      <w:ins w:id="152" w:author="Dr. Diana Hassan" w:date="2026-03-10T22:27:00Z" w16du:dateUtc="2026-03-10T19:27:00Z">
        <w:r w:rsidR="003E794D">
          <w:rPr>
            <w:rFonts w:ascii="Calibri" w:eastAsia="Calibri" w:hAnsi="Calibri" w:cs="Calibri" w:hint="cs"/>
            <w:sz w:val="24"/>
            <w:szCs w:val="24"/>
            <w:rtl/>
          </w:rPr>
          <w:t>.</w:t>
        </w:r>
      </w:ins>
      <w:r w:rsidRPr="2AF30782">
        <w:rPr>
          <w:rFonts w:ascii="Calibri" w:eastAsia="Calibri" w:hAnsi="Calibri" w:cs="Calibri"/>
          <w:sz w:val="24"/>
          <w:szCs w:val="24"/>
          <w:rtl/>
        </w:rPr>
        <w:t xml:space="preserve"> الدكتور الطبيب الجامعي لازم يكون فيه أهداف معينة الواحد لازم يوصلها</w:t>
      </w:r>
      <w:ins w:id="153" w:author="Dr. Diana Hassan" w:date="2026-03-10T22:28:00Z" w16du:dateUtc="2026-03-10T19:28:00Z">
        <w:r w:rsidR="00050A05">
          <w:rPr>
            <w:rFonts w:ascii="Calibri" w:eastAsia="Calibri" w:hAnsi="Calibri" w:cs="Calibri" w:hint="cs"/>
            <w:sz w:val="24"/>
            <w:szCs w:val="24"/>
            <w:rtl/>
          </w:rPr>
          <w:t>.</w:t>
        </w:r>
      </w:ins>
      <w:r w:rsidRPr="2AF30782">
        <w:rPr>
          <w:rFonts w:ascii="Calibri" w:eastAsia="Calibri" w:hAnsi="Calibri" w:cs="Calibri"/>
          <w:sz w:val="24"/>
          <w:szCs w:val="24"/>
          <w:rtl/>
        </w:rPr>
        <w:t xml:space="preserve"> نفس ما نقول في الإسلام</w:t>
      </w:r>
      <w:ins w:id="154" w:author="Dr. Diana Hassan" w:date="2026-03-10T22:29:00Z" w16du:dateUtc="2026-03-10T19:29:00Z">
        <w:r w:rsidR="00E60A0C">
          <w:rPr>
            <w:rFonts w:ascii="Calibri" w:eastAsia="Calibri" w:hAnsi="Calibri" w:cs="Calibri" w:hint="cs"/>
            <w:sz w:val="24"/>
            <w:szCs w:val="24"/>
            <w:rtl/>
          </w:rPr>
          <w:t>,</w:t>
        </w:r>
      </w:ins>
      <w:r w:rsidRPr="2AF30782">
        <w:rPr>
          <w:rFonts w:ascii="Calibri" w:eastAsia="Calibri" w:hAnsi="Calibri" w:cs="Calibri"/>
          <w:sz w:val="24"/>
          <w:szCs w:val="24"/>
          <w:rtl/>
        </w:rPr>
        <w:t xml:space="preserve"> بطلب أشياء معينة عشان الواحد يكون </w:t>
      </w:r>
      <w:del w:id="155" w:author="Dr. Diana Hassan" w:date="2026-03-10T22:29:00Z" w16du:dateUtc="2026-03-10T19:29:00Z">
        <w:r w:rsidRPr="2AF30782" w:rsidDel="00E60A0C">
          <w:rPr>
            <w:rFonts w:ascii="Calibri" w:eastAsia="Calibri" w:hAnsi="Calibri" w:cs="Calibri"/>
            <w:sz w:val="24"/>
            <w:szCs w:val="24"/>
            <w:rtl/>
          </w:rPr>
          <w:delText xml:space="preserve">على </w:delText>
        </w:r>
      </w:del>
      <w:del w:id="156" w:author="Dr. Diana Hassan" w:date="2026-03-10T22:27:00Z" w16du:dateUtc="2026-03-10T19:27:00Z">
        <w:r w:rsidRPr="2AF30782" w:rsidDel="00DB504C">
          <w:rPr>
            <w:rFonts w:ascii="Calibri" w:eastAsia="Calibri" w:hAnsi="Calibri" w:cs="Calibri"/>
            <w:sz w:val="24"/>
            <w:szCs w:val="24"/>
            <w:rtl/>
          </w:rPr>
          <w:delText xml:space="preserve">يحترف </w:delText>
        </w:r>
      </w:del>
      <w:ins w:id="157" w:author="Dr. Diana Hassan" w:date="2026-03-10T22:27:00Z" w16du:dateUtc="2026-03-10T19:27:00Z">
        <w:r w:rsidR="00DB504C" w:rsidRPr="2AF30782">
          <w:rPr>
            <w:rFonts w:ascii="Calibri" w:eastAsia="Calibri" w:hAnsi="Calibri" w:cs="Calibri"/>
            <w:sz w:val="24"/>
            <w:szCs w:val="24"/>
            <w:rtl/>
          </w:rPr>
          <w:t>ي</w:t>
        </w:r>
        <w:r w:rsidR="00DB504C">
          <w:rPr>
            <w:rFonts w:ascii="Calibri" w:eastAsia="Calibri" w:hAnsi="Calibri" w:cs="Calibri" w:hint="cs"/>
            <w:sz w:val="24"/>
            <w:szCs w:val="24"/>
            <w:rtl/>
          </w:rPr>
          <w:t>ع</w:t>
        </w:r>
        <w:r w:rsidR="00DB504C" w:rsidRPr="2AF30782">
          <w:rPr>
            <w:rFonts w:ascii="Calibri" w:eastAsia="Calibri" w:hAnsi="Calibri" w:cs="Calibri"/>
            <w:sz w:val="24"/>
            <w:szCs w:val="24"/>
            <w:rtl/>
          </w:rPr>
          <w:t xml:space="preserve">ترف </w:t>
        </w:r>
      </w:ins>
      <w:r w:rsidRPr="2AF30782">
        <w:rPr>
          <w:rFonts w:ascii="Calibri" w:eastAsia="Calibri" w:hAnsi="Calibri" w:cs="Calibri"/>
          <w:sz w:val="24"/>
          <w:szCs w:val="24"/>
          <w:rtl/>
        </w:rPr>
        <w:t xml:space="preserve">به </w:t>
      </w:r>
      <w:del w:id="158" w:author="Dr. Diana Hassan" w:date="2026-03-10T22:29:00Z" w16du:dateUtc="2026-03-10T19:29:00Z">
        <w:r w:rsidRPr="2AF30782" w:rsidDel="00E60A0C">
          <w:rPr>
            <w:rFonts w:ascii="Calibri" w:eastAsia="Calibri" w:hAnsi="Calibri" w:cs="Calibri"/>
            <w:sz w:val="24"/>
            <w:szCs w:val="24"/>
            <w:rtl/>
          </w:rPr>
          <w:delText xml:space="preserve">إذن </w:delText>
        </w:r>
      </w:del>
      <w:ins w:id="159" w:author="Dr. Diana Hassan" w:date="2026-03-10T22:29:00Z" w16du:dateUtc="2026-03-10T19:29:00Z">
        <w:r w:rsidR="00E60A0C" w:rsidRPr="2AF30782">
          <w:rPr>
            <w:rFonts w:ascii="Calibri" w:eastAsia="Calibri" w:hAnsi="Calibri" w:cs="Calibri"/>
            <w:sz w:val="24"/>
            <w:szCs w:val="24"/>
            <w:rtl/>
          </w:rPr>
          <w:t>إذ</w:t>
        </w:r>
        <w:r w:rsidR="00E60A0C">
          <w:rPr>
            <w:rFonts w:ascii="Calibri" w:eastAsia="Calibri" w:hAnsi="Calibri" w:cs="Calibri" w:hint="cs"/>
            <w:sz w:val="24"/>
            <w:szCs w:val="24"/>
            <w:rtl/>
          </w:rPr>
          <w:t>ا</w:t>
        </w:r>
        <w:r w:rsidR="00E60A0C" w:rsidRPr="2AF30782">
          <w:rPr>
            <w:rFonts w:ascii="Calibri" w:eastAsia="Calibri" w:hAnsi="Calibri" w:cs="Calibri"/>
            <w:sz w:val="24"/>
            <w:szCs w:val="24"/>
            <w:rtl/>
          </w:rPr>
          <w:t xml:space="preserve"> </w:t>
        </w:r>
      </w:ins>
      <w:r w:rsidRPr="2AF30782">
        <w:rPr>
          <w:rFonts w:ascii="Calibri" w:eastAsia="Calibri" w:hAnsi="Calibri" w:cs="Calibri"/>
          <w:sz w:val="24"/>
          <w:szCs w:val="24"/>
          <w:rtl/>
        </w:rPr>
        <w:t>الفكر هو اللي لازم نشتغل عليه أول شي</w:t>
      </w:r>
      <w:ins w:id="160" w:author="Dr. Diana Hassan" w:date="2026-03-10T22:29:00Z" w16du:dateUtc="2026-03-10T19:29:00Z">
        <w:r w:rsidR="00E60A0C">
          <w:rPr>
            <w:rFonts w:ascii="Calibri" w:eastAsia="Calibri" w:hAnsi="Calibri" w:cs="Calibri" w:hint="cs"/>
            <w:sz w:val="24"/>
            <w:szCs w:val="24"/>
            <w:rtl/>
          </w:rPr>
          <w:t>.</w:t>
        </w:r>
      </w:ins>
      <w:r w:rsidRPr="2AF30782">
        <w:rPr>
          <w:rFonts w:ascii="Calibri" w:eastAsia="Calibri" w:hAnsi="Calibri" w:cs="Calibri"/>
          <w:sz w:val="24"/>
          <w:szCs w:val="24"/>
          <w:rtl/>
        </w:rPr>
        <w:t xml:space="preserve"> إذا تعدل الفكر تعدل القلب وإذا فيه توعية اجتماعية في المجتمع يتعدل السلوك</w:t>
      </w:r>
      <w:ins w:id="161" w:author="Dr. Diana Hassan" w:date="2026-03-10T22:28:00Z" w16du:dateUtc="2026-03-10T19:28:00Z">
        <w:r w:rsidR="000F6AFC">
          <w:rPr>
            <w:rFonts w:ascii="Calibri" w:eastAsia="Calibri" w:hAnsi="Calibri" w:cs="Calibri" w:hint="cs"/>
            <w:sz w:val="24"/>
            <w:szCs w:val="24"/>
            <w:rtl/>
          </w:rPr>
          <w:t>.</w:t>
        </w:r>
      </w:ins>
    </w:p>
    <w:p w14:paraId="513D0B8D" w14:textId="77777777" w:rsidR="00010750" w:rsidRDefault="00010750" w:rsidP="00010750">
      <w:pPr>
        <w:bidi/>
        <w:rPr>
          <w:ins w:id="162" w:author="Dr. Diana Hassan" w:date="2026-03-10T22:30:00Z" w16du:dateUtc="2026-03-10T19:30:00Z"/>
          <w:rFonts w:ascii="Calibri" w:eastAsia="Calibri" w:hAnsi="Calibri" w:cs="Calibri"/>
          <w:sz w:val="24"/>
          <w:szCs w:val="24"/>
          <w:rtl/>
        </w:rPr>
      </w:pPr>
    </w:p>
    <w:p w14:paraId="161869F6" w14:textId="0DB79181" w:rsidR="00EB5C59" w:rsidRDefault="00F30AC9" w:rsidP="00010750">
      <w:pPr>
        <w:bidi/>
        <w:rPr>
          <w:ins w:id="163" w:author="Dr. Diana Hassan" w:date="2026-03-10T22:34:00Z" w16du:dateUtc="2026-03-10T19:34:00Z"/>
          <w:rFonts w:ascii="Calibri" w:eastAsia="Calibri" w:hAnsi="Calibri" w:cs="Calibri"/>
          <w:sz w:val="24"/>
          <w:szCs w:val="24"/>
          <w:rtl/>
        </w:rPr>
      </w:pPr>
      <w:ins w:id="164" w:author="Dr. Diana Hassan" w:date="2026-03-10T22:31:00Z" w16du:dateUtc="2026-03-10T19:31:00Z">
        <w:r w:rsidRPr="00DE0CC5">
          <w:rPr>
            <w:rFonts w:ascii="Calibri" w:eastAsia="Calibri" w:hAnsi="Calibri" w:cs="Calibri" w:hint="eastAsia"/>
            <w:sz w:val="24"/>
            <w:szCs w:val="24"/>
            <w:highlight w:val="yellow"/>
            <w:rtl/>
            <w:rPrChange w:id="165" w:author="Dr. Diana Hassan" w:date="2026-03-11T00:28:00Z" w16du:dateUtc="2026-03-10T21:28:00Z">
              <w:rPr>
                <w:rFonts w:ascii="Calibri" w:eastAsia="Calibri" w:hAnsi="Calibri" w:cs="Calibri" w:hint="eastAsia"/>
                <w:sz w:val="24"/>
                <w:szCs w:val="24"/>
                <w:rtl/>
              </w:rPr>
            </w:rPrChange>
          </w:rPr>
          <w:t>مريم</w:t>
        </w:r>
        <w:r w:rsidRPr="00DE0CC5">
          <w:rPr>
            <w:rFonts w:ascii="Calibri" w:eastAsia="Calibri" w:hAnsi="Calibri" w:cs="Calibri"/>
            <w:sz w:val="24"/>
            <w:szCs w:val="24"/>
            <w:highlight w:val="yellow"/>
            <w:rtl/>
            <w:rPrChange w:id="166" w:author="Dr. Diana Hassan" w:date="2026-03-11T00:28:00Z" w16du:dateUtc="2026-03-10T21:28:00Z">
              <w:rPr>
                <w:rFonts w:ascii="Calibri" w:eastAsia="Calibri" w:hAnsi="Calibri" w:cs="Calibri"/>
                <w:sz w:val="24"/>
                <w:szCs w:val="24"/>
                <w:rtl/>
              </w:rPr>
            </w:rPrChange>
          </w:rPr>
          <w:t xml:space="preserve"> التميمي من الرعاية المنزلية</w:t>
        </w:r>
      </w:ins>
      <w:ins w:id="167" w:author="Dr. Diana Hassan" w:date="2026-03-11T00:29:00Z" w16du:dateUtc="2026-03-10T21:29:00Z">
        <w:r w:rsidR="00DE0CC5">
          <w:rPr>
            <w:rFonts w:ascii="Calibri" w:eastAsia="Calibri" w:hAnsi="Calibri" w:cs="Calibri" w:hint="cs"/>
            <w:sz w:val="24"/>
            <w:szCs w:val="24"/>
            <w:highlight w:val="yellow"/>
            <w:rtl/>
          </w:rPr>
          <w:t xml:space="preserve"> </w:t>
        </w:r>
        <w:r w:rsidR="00DE0CC5" w:rsidRPr="007B2AE0">
          <w:rPr>
            <w:rFonts w:ascii="Calibri" w:eastAsia="Calibri" w:hAnsi="Calibri" w:cs="Calibri"/>
            <w:sz w:val="24"/>
            <w:szCs w:val="24"/>
            <w:highlight w:val="yellow"/>
            <w:rtl/>
          </w:rPr>
          <w:t>مؤسسة حم</w:t>
        </w:r>
        <w:r w:rsidR="00DE0CC5" w:rsidRPr="007B2AE0">
          <w:rPr>
            <w:rFonts w:ascii="Calibri" w:eastAsia="Calibri" w:hAnsi="Calibri" w:cs="Calibri" w:hint="cs"/>
            <w:sz w:val="24"/>
            <w:szCs w:val="24"/>
            <w:highlight w:val="yellow"/>
            <w:rtl/>
          </w:rPr>
          <w:t>د</w:t>
        </w:r>
        <w:r w:rsidR="00DE0CC5" w:rsidRPr="007B2AE0">
          <w:rPr>
            <w:rFonts w:ascii="Calibri" w:eastAsia="Calibri" w:hAnsi="Calibri" w:cs="Calibri"/>
            <w:sz w:val="24"/>
            <w:szCs w:val="24"/>
            <w:highlight w:val="yellow"/>
            <w:rtl/>
          </w:rPr>
          <w:t xml:space="preserve"> الطبية</w:t>
        </w:r>
      </w:ins>
      <w:ins w:id="168" w:author="Dr. Diana Hassan" w:date="2026-03-10T22:31:00Z" w16du:dateUtc="2026-03-10T19:31:00Z">
        <w:r w:rsidRPr="00DE0CC5">
          <w:rPr>
            <w:rFonts w:ascii="Calibri" w:eastAsia="Calibri" w:hAnsi="Calibri" w:cs="Calibri"/>
            <w:sz w:val="24"/>
            <w:szCs w:val="24"/>
            <w:highlight w:val="yellow"/>
            <w:rtl/>
            <w:rPrChange w:id="169" w:author="Dr. Diana Hassan" w:date="2026-03-11T00:28:00Z" w16du:dateUtc="2026-03-10T21:28:00Z">
              <w:rPr>
                <w:rFonts w:ascii="Calibri" w:eastAsia="Calibri" w:hAnsi="Calibri" w:cs="Calibri"/>
                <w:sz w:val="24"/>
                <w:szCs w:val="24"/>
                <w:rtl/>
              </w:rPr>
            </w:rPrChange>
          </w:rPr>
          <w:t>:</w:t>
        </w:r>
      </w:ins>
      <w:r w:rsidR="2AF30782" w:rsidRPr="2AF30782">
        <w:rPr>
          <w:rFonts w:ascii="Calibri" w:eastAsia="Calibri" w:hAnsi="Calibri" w:cs="Calibri"/>
          <w:sz w:val="24"/>
          <w:szCs w:val="24"/>
          <w:rtl/>
        </w:rPr>
        <w:t xml:space="preserve"> ما أقول أن نحن خاليين من المشاكل بالعكس ظروف الحياة كثيرة السلبيات كثيرة وفيه إيجابيات نسميها فيه صعوبات فيه تساهل ونسميها فيها سلبيات فيها إيجابيات بس من اللي يصنع الحياة طيبة</w:t>
      </w:r>
      <w:ins w:id="170" w:author="Dr. Diana Hassan" w:date="2026-03-10T22:30:00Z" w16du:dateUtc="2026-03-10T19:30:00Z">
        <w:r w:rsidR="00BC4765">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الفرد</w:t>
      </w:r>
      <w:ins w:id="171" w:author="Dr. Diana Hassan" w:date="2026-03-10T22:32:00Z" w16du:dateUtc="2026-03-10T19:32:00Z">
        <w:r w:rsidR="006A3539">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الفرد من هو اللي يصنع الحياة طيبة</w:t>
      </w:r>
      <w:ins w:id="172" w:author="Dr. Diana Hassan" w:date="2026-03-10T22:32:00Z" w16du:dateUtc="2026-03-10T19:32:00Z">
        <w:r w:rsidR="006A3539">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لما أنا حافظ على صحتي</w:t>
      </w:r>
      <w:ins w:id="173" w:author="Dr. Diana Hassan" w:date="2026-03-10T22:32:00Z" w16du:dateUtc="2026-03-10T19:32:00Z">
        <w:r w:rsidR="006A3539">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لما أنا حافظ على التفكير التوازن بين العقل وبين القلب</w:t>
      </w:r>
      <w:ins w:id="174" w:author="Dr. Diana Hassan" w:date="2026-03-10T22:32:00Z" w16du:dateUtc="2026-03-10T19:32:00Z">
        <w:r w:rsidR="006A3539">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لما أنا أشوف الحياة اللي أنا أفضلها ومش الغير يفضلها الرضا</w:t>
      </w:r>
      <w:ins w:id="175" w:author="Dr. Diana Hassan" w:date="2026-03-10T22:32:00Z" w16du:dateUtc="2026-03-10T19:32:00Z">
        <w:r w:rsidR="00CE6E07">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الثقة بالله</w:t>
      </w:r>
      <w:ins w:id="176" w:author="Dr. Diana Hassan" w:date="2026-03-10T22:32:00Z" w16du:dateUtc="2026-03-10T19:32:00Z">
        <w:r w:rsidR="00CE6E07">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كل هذي تكون لي الحياة طيبة حتى إحنا نسأل الواحد أخبارك اليوم يقول طيب</w:t>
      </w:r>
      <w:ins w:id="177" w:author="Dr. Diana Hassan" w:date="2026-03-10T22:33:00Z" w16du:dateUtc="2026-03-10T19:33:00Z">
        <w:r w:rsidR="003A2753">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إذا شو معنى طيب بالنسبة له</w:t>
      </w:r>
      <w:ins w:id="178" w:author="Dr. Diana Hassan" w:date="2026-03-10T22:33:00Z" w16du:dateUtc="2026-03-10T19:33:00Z">
        <w:r w:rsidR="003A2753">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معنى هو مريض بس يقولك أنا طيب </w:t>
      </w:r>
      <w:del w:id="179" w:author="Dr. Diana Hassan" w:date="2026-03-10T22:33:00Z" w16du:dateUtc="2026-03-10T19:33:00Z">
        <w:r w:rsidR="2AF30782" w:rsidRPr="2AF30782" w:rsidDel="003A2753">
          <w:rPr>
            <w:rFonts w:ascii="Calibri" w:eastAsia="Calibri" w:hAnsi="Calibri" w:cs="Calibri"/>
            <w:sz w:val="24"/>
            <w:szCs w:val="24"/>
            <w:rtl/>
          </w:rPr>
          <w:delText xml:space="preserve">معنات </w:delText>
        </w:r>
      </w:del>
      <w:ins w:id="180" w:author="Dr. Diana Hassan" w:date="2026-03-10T22:33:00Z" w16du:dateUtc="2026-03-10T19:33:00Z">
        <w:r w:rsidR="003A2753" w:rsidRPr="2AF30782">
          <w:rPr>
            <w:rFonts w:ascii="Calibri" w:eastAsia="Calibri" w:hAnsi="Calibri" w:cs="Calibri"/>
            <w:sz w:val="24"/>
            <w:szCs w:val="24"/>
            <w:rtl/>
          </w:rPr>
          <w:t>معنا</w:t>
        </w:r>
        <w:r w:rsidR="003A2753">
          <w:rPr>
            <w:rFonts w:ascii="Calibri" w:eastAsia="Calibri" w:hAnsi="Calibri" w:cs="Calibri" w:hint="cs"/>
            <w:sz w:val="24"/>
            <w:szCs w:val="24"/>
            <w:rtl/>
          </w:rPr>
          <w:t>ة</w:t>
        </w:r>
        <w:r w:rsidR="003A2753"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 xml:space="preserve">أنه سليم عقليا راضي </w:t>
      </w:r>
      <w:del w:id="181" w:author="Dr. Diana Hassan" w:date="2026-03-10T22:33:00Z" w16du:dateUtc="2026-03-10T19:33:00Z">
        <w:r w:rsidR="2AF30782" w:rsidRPr="2AF30782" w:rsidDel="003A2753">
          <w:rPr>
            <w:rFonts w:ascii="Calibri" w:eastAsia="Calibri" w:hAnsi="Calibri" w:cs="Calibri"/>
            <w:sz w:val="24"/>
            <w:szCs w:val="24"/>
            <w:rtl/>
          </w:rPr>
          <w:delText xml:space="preserve">بغضاء </w:delText>
        </w:r>
      </w:del>
      <w:ins w:id="182" w:author="Dr. Diana Hassan" w:date="2026-03-10T22:33:00Z" w16du:dateUtc="2026-03-10T19:33:00Z">
        <w:r w:rsidR="003A2753" w:rsidRPr="2AF30782">
          <w:rPr>
            <w:rFonts w:ascii="Calibri" w:eastAsia="Calibri" w:hAnsi="Calibri" w:cs="Calibri"/>
            <w:sz w:val="24"/>
            <w:szCs w:val="24"/>
            <w:rtl/>
          </w:rPr>
          <w:t>ب</w:t>
        </w:r>
        <w:r w:rsidR="003A2753">
          <w:rPr>
            <w:rFonts w:ascii="Calibri" w:eastAsia="Calibri" w:hAnsi="Calibri" w:cs="Calibri" w:hint="cs"/>
            <w:sz w:val="24"/>
            <w:szCs w:val="24"/>
            <w:rtl/>
          </w:rPr>
          <w:t>ق</w:t>
        </w:r>
        <w:r w:rsidR="003A2753" w:rsidRPr="2AF30782">
          <w:rPr>
            <w:rFonts w:ascii="Calibri" w:eastAsia="Calibri" w:hAnsi="Calibri" w:cs="Calibri"/>
            <w:sz w:val="24"/>
            <w:szCs w:val="24"/>
            <w:rtl/>
          </w:rPr>
          <w:t xml:space="preserve">ضاء </w:t>
        </w:r>
      </w:ins>
      <w:r w:rsidR="2AF30782" w:rsidRPr="2AF30782">
        <w:rPr>
          <w:rFonts w:ascii="Calibri" w:eastAsia="Calibri" w:hAnsi="Calibri" w:cs="Calibri"/>
          <w:sz w:val="24"/>
          <w:szCs w:val="24"/>
          <w:rtl/>
        </w:rPr>
        <w:t xml:space="preserve">ربه راضي </w:t>
      </w:r>
      <w:del w:id="183" w:author="Dr. Diana Hassan" w:date="2026-03-10T22:33:00Z" w16du:dateUtc="2026-03-10T19:33:00Z">
        <w:r w:rsidR="2AF30782" w:rsidRPr="2AF30782" w:rsidDel="003A2753">
          <w:rPr>
            <w:rFonts w:ascii="Calibri" w:eastAsia="Calibri" w:hAnsi="Calibri" w:cs="Calibri"/>
            <w:sz w:val="24"/>
            <w:szCs w:val="24"/>
            <w:rtl/>
          </w:rPr>
          <w:delText xml:space="preserve">بغضاء </w:delText>
        </w:r>
      </w:del>
      <w:ins w:id="184" w:author="Dr. Diana Hassan" w:date="2026-03-10T22:33:00Z" w16du:dateUtc="2026-03-10T19:33:00Z">
        <w:r w:rsidR="003A2753" w:rsidRPr="2AF30782">
          <w:rPr>
            <w:rFonts w:ascii="Calibri" w:eastAsia="Calibri" w:hAnsi="Calibri" w:cs="Calibri"/>
            <w:sz w:val="24"/>
            <w:szCs w:val="24"/>
            <w:rtl/>
          </w:rPr>
          <w:t>ب</w:t>
        </w:r>
        <w:r w:rsidR="003A2753">
          <w:rPr>
            <w:rFonts w:ascii="Calibri" w:eastAsia="Calibri" w:hAnsi="Calibri" w:cs="Calibri" w:hint="cs"/>
            <w:sz w:val="24"/>
            <w:szCs w:val="24"/>
            <w:rtl/>
          </w:rPr>
          <w:t>ق</w:t>
        </w:r>
        <w:r w:rsidR="003A2753" w:rsidRPr="2AF30782">
          <w:rPr>
            <w:rFonts w:ascii="Calibri" w:eastAsia="Calibri" w:hAnsi="Calibri" w:cs="Calibri"/>
            <w:sz w:val="24"/>
            <w:szCs w:val="24"/>
            <w:rtl/>
          </w:rPr>
          <w:t xml:space="preserve">ضاء </w:t>
        </w:r>
      </w:ins>
      <w:r w:rsidR="2AF30782" w:rsidRPr="2AF30782">
        <w:rPr>
          <w:rFonts w:ascii="Calibri" w:eastAsia="Calibri" w:hAnsi="Calibri" w:cs="Calibri"/>
          <w:sz w:val="24"/>
          <w:szCs w:val="24"/>
          <w:rtl/>
        </w:rPr>
        <w:t>بالقدر اللي كاتب له ربه</w:t>
      </w:r>
      <w:ins w:id="185" w:author="Dr. Diana Hassan" w:date="2026-03-10T22:33:00Z" w16du:dateUtc="2026-03-10T19:33:00Z">
        <w:r w:rsidR="003A2753">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بالقناعة</w:t>
      </w:r>
      <w:ins w:id="186" w:author="Dr. Diana Hassan" w:date="2026-03-10T22:33:00Z" w16du:dateUtc="2026-03-10T19:33:00Z">
        <w:r w:rsidR="003A2753">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هذه تعطيني </w:t>
      </w:r>
      <w:del w:id="187" w:author="Dr. Diana Hassan" w:date="2026-03-10T22:34:00Z" w16du:dateUtc="2026-03-10T19:34:00Z">
        <w:r w:rsidR="2AF30782" w:rsidRPr="2AF30782" w:rsidDel="00237C0E">
          <w:rPr>
            <w:rFonts w:ascii="Calibri" w:eastAsia="Calibri" w:hAnsi="Calibri" w:cs="Calibri"/>
            <w:sz w:val="24"/>
            <w:szCs w:val="24"/>
            <w:rtl/>
          </w:rPr>
          <w:delText xml:space="preserve">إذا </w:delText>
        </w:r>
      </w:del>
      <w:r w:rsidR="2AF30782" w:rsidRPr="2AF30782">
        <w:rPr>
          <w:rFonts w:ascii="Calibri" w:eastAsia="Calibri" w:hAnsi="Calibri" w:cs="Calibri"/>
          <w:sz w:val="24"/>
          <w:szCs w:val="24"/>
          <w:rtl/>
        </w:rPr>
        <w:t>أنا الحياة طيبة بس إذا أنا بقارن حياتي بحياة فلان بعيش في تعب فبتكون حياتي مش طيبة فهذه يعني مفهوم الحياة الطبية إن هي سلامة العقل سلامة الجسدية سلامة الروحية الثقة بالله الرضا والقناعة</w:t>
      </w:r>
      <w:ins w:id="188" w:author="Dr. Diana Hassan" w:date="2026-03-10T22:34:00Z" w16du:dateUtc="2026-03-10T19:34:00Z">
        <w:r w:rsidR="00237C0E">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هذي هي</w:t>
      </w:r>
      <w:ins w:id="189" w:author="Dr. Diana Hassan" w:date="2026-03-10T22:34:00Z" w16du:dateUtc="2026-03-10T19:34:00Z">
        <w:r w:rsidR="00237C0E">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شكرا </w:t>
      </w:r>
    </w:p>
    <w:p w14:paraId="7D55ED14" w14:textId="77777777" w:rsidR="00EB5C59" w:rsidRDefault="00EB5C59" w:rsidP="00EB5C59">
      <w:pPr>
        <w:bidi/>
        <w:rPr>
          <w:ins w:id="190" w:author="Dr. Diana Hassan" w:date="2026-03-10T22:35:00Z" w16du:dateUtc="2026-03-10T19:35:00Z"/>
          <w:rFonts w:ascii="Calibri" w:eastAsia="Calibri" w:hAnsi="Calibri" w:cs="Calibri"/>
          <w:sz w:val="24"/>
          <w:szCs w:val="24"/>
          <w:rtl/>
        </w:rPr>
      </w:pPr>
    </w:p>
    <w:p w14:paraId="1D05F803" w14:textId="42974967" w:rsidR="00EC64C2" w:rsidRDefault="00B661EB" w:rsidP="00EB5C59">
      <w:pPr>
        <w:bidi/>
        <w:rPr>
          <w:ins w:id="191" w:author="Dr. Diana Hassan" w:date="2026-03-10T22:38:00Z" w16du:dateUtc="2026-03-10T19:38:00Z"/>
          <w:rFonts w:ascii="Calibri" w:eastAsia="Calibri" w:hAnsi="Calibri" w:cs="Calibri"/>
          <w:sz w:val="24"/>
          <w:szCs w:val="24"/>
          <w:rtl/>
        </w:rPr>
      </w:pPr>
      <w:ins w:id="192" w:author="Dr. Diana Hassan" w:date="2026-03-10T22:35:00Z" w16du:dateUtc="2026-03-10T19:35:00Z">
        <w:r w:rsidRPr="00DE0CC5">
          <w:rPr>
            <w:rFonts w:ascii="Calibri" w:eastAsia="Calibri" w:hAnsi="Calibri" w:cs="Calibri" w:hint="eastAsia"/>
            <w:sz w:val="24"/>
            <w:szCs w:val="24"/>
            <w:highlight w:val="yellow"/>
            <w:rtl/>
            <w:rPrChange w:id="193" w:author="Dr. Diana Hassan" w:date="2026-03-11T00:28:00Z" w16du:dateUtc="2026-03-10T21:28:00Z">
              <w:rPr>
                <w:rFonts w:ascii="Calibri" w:eastAsia="Calibri" w:hAnsi="Calibri" w:cs="Calibri" w:hint="eastAsia"/>
                <w:sz w:val="24"/>
                <w:szCs w:val="24"/>
                <w:rtl/>
              </w:rPr>
            </w:rPrChange>
          </w:rPr>
          <w:t>هند</w:t>
        </w:r>
        <w:r w:rsidRPr="00DE0CC5">
          <w:rPr>
            <w:rFonts w:ascii="Calibri" w:eastAsia="Calibri" w:hAnsi="Calibri" w:cs="Calibri"/>
            <w:sz w:val="24"/>
            <w:szCs w:val="24"/>
            <w:highlight w:val="yellow"/>
            <w:rtl/>
            <w:rPrChange w:id="194" w:author="Dr. Diana Hassan" w:date="2026-03-11T00:28:00Z" w16du:dateUtc="2026-03-10T21:28:00Z">
              <w:rPr>
                <w:rFonts w:ascii="Calibri" w:eastAsia="Calibri" w:hAnsi="Calibri" w:cs="Calibri"/>
                <w:sz w:val="24"/>
                <w:szCs w:val="24"/>
                <w:rtl/>
              </w:rPr>
            </w:rPrChange>
          </w:rPr>
          <w:t xml:space="preserve"> </w:t>
        </w:r>
        <w:r w:rsidRPr="00DE0CC5">
          <w:rPr>
            <w:rFonts w:ascii="Calibri" w:eastAsia="Calibri" w:hAnsi="Calibri" w:cs="Calibri" w:hint="eastAsia"/>
            <w:sz w:val="24"/>
            <w:szCs w:val="24"/>
            <w:highlight w:val="yellow"/>
            <w:rtl/>
            <w:rPrChange w:id="195" w:author="Dr. Diana Hassan" w:date="2026-03-11T00:28:00Z" w16du:dateUtc="2026-03-10T21:28:00Z">
              <w:rPr>
                <w:rFonts w:ascii="Calibri" w:eastAsia="Calibri" w:hAnsi="Calibri" w:cs="Calibri" w:hint="eastAsia"/>
                <w:sz w:val="24"/>
                <w:szCs w:val="24"/>
                <w:rtl/>
              </w:rPr>
            </w:rPrChange>
          </w:rPr>
          <w:t>الجابر</w:t>
        </w:r>
        <w:r w:rsidRPr="00DE0CC5">
          <w:rPr>
            <w:rFonts w:ascii="Calibri" w:eastAsia="Calibri" w:hAnsi="Calibri" w:cs="Calibri"/>
            <w:sz w:val="24"/>
            <w:szCs w:val="24"/>
            <w:highlight w:val="yellow"/>
            <w:rtl/>
            <w:rPrChange w:id="196" w:author="Dr. Diana Hassan" w:date="2026-03-11T00:28:00Z" w16du:dateUtc="2026-03-10T21:28:00Z">
              <w:rPr>
                <w:rFonts w:ascii="Calibri" w:eastAsia="Calibri" w:hAnsi="Calibri" w:cs="Calibri"/>
                <w:sz w:val="24"/>
                <w:szCs w:val="24"/>
                <w:rtl/>
              </w:rPr>
            </w:rPrChange>
          </w:rPr>
          <w:t xml:space="preserve"> </w:t>
        </w:r>
      </w:ins>
      <w:ins w:id="197" w:author="Dr. Diana Hassan" w:date="2026-03-10T22:36:00Z" w16du:dateUtc="2026-03-10T19:36:00Z">
        <w:r w:rsidRPr="00DE0CC5">
          <w:rPr>
            <w:rFonts w:ascii="Calibri" w:eastAsia="Calibri" w:hAnsi="Calibri" w:cs="Calibri"/>
            <w:sz w:val="24"/>
            <w:szCs w:val="24"/>
            <w:highlight w:val="yellow"/>
            <w:rPrChange w:id="198" w:author="Dr. Diana Hassan" w:date="2026-03-11T00:28:00Z" w16du:dateUtc="2026-03-10T21:28:00Z">
              <w:rPr>
                <w:rFonts w:ascii="Calibri" w:eastAsia="Calibri" w:hAnsi="Calibri" w:cs="Calibri"/>
                <w:sz w:val="24"/>
                <w:szCs w:val="24"/>
              </w:rPr>
            </w:rPrChange>
          </w:rPr>
          <w:t xml:space="preserve"> :(patient</w:t>
        </w:r>
        <w:r>
          <w:rPr>
            <w:rFonts w:ascii="Calibri" w:eastAsia="Calibri" w:hAnsi="Calibri" w:cs="Calibri"/>
            <w:sz w:val="24"/>
            <w:szCs w:val="24"/>
          </w:rPr>
          <w:t>)</w:t>
        </w:r>
      </w:ins>
      <w:r w:rsidR="2AF30782" w:rsidRPr="2AF30782">
        <w:rPr>
          <w:rFonts w:ascii="Calibri" w:eastAsia="Calibri" w:hAnsi="Calibri" w:cs="Calibri"/>
          <w:sz w:val="24"/>
          <w:szCs w:val="24"/>
          <w:rtl/>
        </w:rPr>
        <w:t xml:space="preserve">بالنسبة للحياة </w:t>
      </w:r>
      <w:ins w:id="199" w:author="Dr. Diana Hassan" w:date="2026-03-10T22:36:00Z" w16du:dateUtc="2026-03-10T19:36:00Z">
        <w:r w:rsidR="001E6A56">
          <w:rPr>
            <w:rFonts w:ascii="Calibri" w:eastAsia="Calibri" w:hAnsi="Calibri" w:cs="Calibri" w:hint="cs"/>
            <w:sz w:val="24"/>
            <w:szCs w:val="24"/>
            <w:rtl/>
            <w:lang w:bidi="ar-QA"/>
          </w:rPr>
          <w:t>ال</w:t>
        </w:r>
      </w:ins>
      <w:r w:rsidR="2AF30782" w:rsidRPr="2AF30782">
        <w:rPr>
          <w:rFonts w:ascii="Calibri" w:eastAsia="Calibri" w:hAnsi="Calibri" w:cs="Calibri"/>
          <w:sz w:val="24"/>
          <w:szCs w:val="24"/>
          <w:rtl/>
        </w:rPr>
        <w:t xml:space="preserve">طيبة يعني أنا </w:t>
      </w:r>
      <w:del w:id="200" w:author="Dr. Diana Hassan" w:date="2026-03-10T22:36:00Z" w16du:dateUtc="2026-03-10T19:36:00Z">
        <w:r w:rsidR="2AF30782" w:rsidRPr="2AF30782" w:rsidDel="001E6A56">
          <w:rPr>
            <w:rFonts w:ascii="Calibri" w:eastAsia="Calibri" w:hAnsi="Calibri" w:cs="Calibri"/>
            <w:sz w:val="24"/>
            <w:szCs w:val="24"/>
            <w:rtl/>
          </w:rPr>
          <w:delText xml:space="preserve">ممكن أخبر هندل جابر بالنسبة أنا </w:delText>
        </w:r>
      </w:del>
      <w:r w:rsidR="2AF30782" w:rsidRPr="2AF30782">
        <w:rPr>
          <w:rFonts w:ascii="Calibri" w:eastAsia="Calibri" w:hAnsi="Calibri" w:cs="Calibri"/>
          <w:sz w:val="24"/>
          <w:szCs w:val="24"/>
          <w:rtl/>
        </w:rPr>
        <w:t>ما رح أضيف يعني عن الأخوان بزيادة بس حابب أقول أن الحياة طيبة باختصار أن الواحد يكون مرتاح</w:t>
      </w:r>
      <w:ins w:id="201" w:author="Dr. Diana Hassan" w:date="2026-03-10T22:37:00Z" w16du:dateUtc="2026-03-10T19:37:00Z">
        <w:r w:rsidR="001E6A56">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فالواحد ش</w:t>
      </w:r>
      <w:ins w:id="202" w:author="Dr. Diana Hassan" w:date="2026-03-10T22:37:00Z" w16du:dateUtc="2026-03-10T19:37:00Z">
        <w:r w:rsidR="001E6A56">
          <w:rPr>
            <w:rFonts w:ascii="Calibri" w:eastAsia="Calibri" w:hAnsi="Calibri" w:cs="Calibri" w:hint="cs"/>
            <w:sz w:val="24"/>
            <w:szCs w:val="24"/>
            <w:rtl/>
          </w:rPr>
          <w:t>ل</w:t>
        </w:r>
      </w:ins>
      <w:r w:rsidR="2AF30782" w:rsidRPr="2AF30782">
        <w:rPr>
          <w:rFonts w:ascii="Calibri" w:eastAsia="Calibri" w:hAnsi="Calibri" w:cs="Calibri"/>
          <w:sz w:val="24"/>
          <w:szCs w:val="24"/>
          <w:rtl/>
        </w:rPr>
        <w:t>ون يوصل حق هذه الراحة</w:t>
      </w:r>
      <w:ins w:id="203" w:author="Dr. Diana Hassan" w:date="2026-03-10T22:37:00Z" w16du:dateUtc="2026-03-10T19:37:00Z">
        <w:r w:rsidR="001E6A56">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أتوقع أن الواحد يعني هو الرضا</w:t>
      </w:r>
      <w:ins w:id="204" w:author="Dr. Diana Hassan" w:date="2026-03-10T22:37:00Z" w16du:dateUtc="2026-03-10T19:37:00Z">
        <w:r w:rsidR="00C710B4">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يعني الواحد ش</w:t>
      </w:r>
      <w:ins w:id="205" w:author="Dr. Diana Hassan" w:date="2026-03-10T22:37:00Z" w16du:dateUtc="2026-03-10T19:37:00Z">
        <w:r w:rsidR="00C710B4">
          <w:rPr>
            <w:rFonts w:ascii="Calibri" w:eastAsia="Calibri" w:hAnsi="Calibri" w:cs="Calibri" w:hint="cs"/>
            <w:sz w:val="24"/>
            <w:szCs w:val="24"/>
            <w:rtl/>
          </w:rPr>
          <w:t>ل</w:t>
        </w:r>
      </w:ins>
      <w:r w:rsidR="2AF30782" w:rsidRPr="2AF30782">
        <w:rPr>
          <w:rFonts w:ascii="Calibri" w:eastAsia="Calibri" w:hAnsi="Calibri" w:cs="Calibri"/>
          <w:sz w:val="24"/>
          <w:szCs w:val="24"/>
          <w:rtl/>
        </w:rPr>
        <w:t>ون يكون راضي عن الوضع اللي هو فيه</w:t>
      </w:r>
      <w:ins w:id="206" w:author="Dr. Diana Hassan" w:date="2026-03-10T22:37:00Z" w16du:dateUtc="2026-03-10T19:37:00Z">
        <w:r w:rsidR="00C710B4">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يعني هو سبحان الله يعني إيمان يكون نابع من الداخل</w:t>
      </w:r>
      <w:ins w:id="207" w:author="Dr. Diana Hassan" w:date="2026-03-10T22:37:00Z" w16du:dateUtc="2026-03-10T19:37:00Z">
        <w:r w:rsidR="00EC64C2">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أن ما أصابك لم يكن ليخطأك وما أخطأك لم يكن ليصيبك</w:t>
      </w:r>
      <w:ins w:id="208" w:author="Dr. Diana Hassan" w:date="2026-03-10T22:38:00Z" w16du:dateUtc="2026-03-10T19:38:00Z">
        <w:r w:rsidR="00EC64C2">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فالأرزاق موزعة على الكل لكن الواحد أهم شيء أنه يخلص في المجال اللي الله يعني حطه فيه على قد ما يقدر باللي الله أعطاه الإمكانيات أنه يعني يخلص في </w:t>
      </w:r>
      <w:del w:id="209" w:author="Dr. Diana Hassan" w:date="2026-03-10T22:39:00Z" w16du:dateUtc="2026-03-10T19:39:00Z">
        <w:r w:rsidR="2AF30782" w:rsidRPr="2AF30782" w:rsidDel="0001788E">
          <w:rPr>
            <w:rFonts w:ascii="Calibri" w:eastAsia="Calibri" w:hAnsi="Calibri" w:cs="Calibri"/>
            <w:sz w:val="24"/>
            <w:szCs w:val="24"/>
            <w:rtl/>
          </w:rPr>
          <w:delText>ال</w:delText>
        </w:r>
      </w:del>
      <w:r w:rsidR="2AF30782" w:rsidRPr="2AF30782">
        <w:rPr>
          <w:rFonts w:ascii="Calibri" w:eastAsia="Calibri" w:hAnsi="Calibri" w:cs="Calibri"/>
          <w:sz w:val="24"/>
          <w:szCs w:val="24"/>
          <w:rtl/>
        </w:rPr>
        <w:t>مكان</w:t>
      </w:r>
      <w:del w:id="210" w:author="Dr. Diana Hassan" w:date="2026-03-10T22:39:00Z" w16du:dateUtc="2026-03-10T19:39:00Z">
        <w:r w:rsidR="2AF30782" w:rsidRPr="2AF30782" w:rsidDel="0001788E">
          <w:rPr>
            <w:rFonts w:ascii="Calibri" w:eastAsia="Calibri" w:hAnsi="Calibri" w:cs="Calibri"/>
            <w:sz w:val="24"/>
            <w:szCs w:val="24"/>
            <w:rtl/>
          </w:rPr>
          <w:delText>ة</w:delText>
        </w:r>
      </w:del>
      <w:ins w:id="211" w:author="Dr. Diana Hassan" w:date="2026-03-10T22:39:00Z" w16du:dateUtc="2026-03-10T19:39:00Z">
        <w:r w:rsidR="0001788E">
          <w:rPr>
            <w:rFonts w:ascii="Calibri" w:eastAsia="Calibri" w:hAnsi="Calibri" w:cs="Calibri" w:hint="cs"/>
            <w:sz w:val="24"/>
            <w:szCs w:val="24"/>
            <w:rtl/>
          </w:rPr>
          <w:t>ه</w:t>
        </w:r>
      </w:ins>
      <w:ins w:id="212" w:author="Dr. Diana Hassan" w:date="2026-03-10T22:38:00Z" w16du:dateUtc="2026-03-10T19:38:00Z">
        <w:r w:rsidR="00EC64C2">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أتوقع الواحد إذا أخلص وكان صادق مع نفسه ومع الناس اللي حوله سبحان الله بيوصل حق حياته ويكون راضي عن نفسه</w:t>
      </w:r>
      <w:ins w:id="213" w:author="Dr. Diana Hassan" w:date="2026-03-10T22:38:00Z" w16du:dateUtc="2026-03-10T19:38:00Z">
        <w:r w:rsidR="00EC64C2">
          <w:rPr>
            <w:rFonts w:ascii="Calibri" w:eastAsia="Calibri" w:hAnsi="Calibri" w:cs="Calibri" w:hint="cs"/>
            <w:sz w:val="24"/>
            <w:szCs w:val="24"/>
            <w:rtl/>
          </w:rPr>
          <w:t>.</w:t>
        </w:r>
      </w:ins>
    </w:p>
    <w:p w14:paraId="5D69D411" w14:textId="77777777" w:rsidR="00EC64C2" w:rsidRDefault="00EC64C2" w:rsidP="00EC64C2">
      <w:pPr>
        <w:bidi/>
        <w:rPr>
          <w:ins w:id="214" w:author="Dr. Diana Hassan" w:date="2026-03-10T22:38:00Z" w16du:dateUtc="2026-03-10T19:38:00Z"/>
          <w:rFonts w:ascii="Calibri" w:eastAsia="Calibri" w:hAnsi="Calibri" w:cs="Calibri"/>
          <w:sz w:val="24"/>
          <w:szCs w:val="24"/>
          <w:rtl/>
        </w:rPr>
      </w:pPr>
    </w:p>
    <w:p w14:paraId="6A04C0E8" w14:textId="77777777" w:rsidR="005B3EB8" w:rsidRDefault="0001788E" w:rsidP="00EC64C2">
      <w:pPr>
        <w:bidi/>
        <w:rPr>
          <w:ins w:id="215" w:author="Dr. Diana Hassan" w:date="2026-03-10T22:42:00Z" w16du:dateUtc="2026-03-10T19:42:00Z"/>
          <w:rFonts w:ascii="Calibri" w:eastAsia="Calibri" w:hAnsi="Calibri" w:cs="Calibri"/>
          <w:sz w:val="24"/>
          <w:szCs w:val="24"/>
          <w:rtl/>
        </w:rPr>
      </w:pPr>
      <w:ins w:id="216" w:author="Dr. Diana Hassan" w:date="2026-03-10T22:39:00Z" w16du:dateUtc="2026-03-10T19:39:00Z">
        <w:r w:rsidRPr="00DE0CC5">
          <w:rPr>
            <w:rFonts w:ascii="Calibri" w:eastAsia="Calibri" w:hAnsi="Calibri" w:cs="Calibri"/>
            <w:sz w:val="24"/>
            <w:szCs w:val="24"/>
            <w:highlight w:val="yellow"/>
            <w:rtl/>
            <w:rPrChange w:id="217" w:author="Dr. Diana Hassan" w:date="2026-03-11T00:28:00Z" w16du:dateUtc="2026-03-10T21:28:00Z">
              <w:rPr>
                <w:rFonts w:ascii="Calibri" w:eastAsia="Calibri" w:hAnsi="Calibri" w:cs="Calibri"/>
                <w:sz w:val="24"/>
                <w:szCs w:val="24"/>
                <w:rtl/>
              </w:rPr>
            </w:rPrChange>
          </w:rPr>
          <w:t>بشاير الراشد من مؤسسة حم</w:t>
        </w:r>
        <w:r w:rsidR="00105197" w:rsidRPr="00DE0CC5">
          <w:rPr>
            <w:rFonts w:ascii="Calibri" w:eastAsia="Calibri" w:hAnsi="Calibri" w:cs="Calibri" w:hint="eastAsia"/>
            <w:sz w:val="24"/>
            <w:szCs w:val="24"/>
            <w:highlight w:val="yellow"/>
            <w:rtl/>
            <w:rPrChange w:id="218" w:author="Dr. Diana Hassan" w:date="2026-03-11T00:28:00Z" w16du:dateUtc="2026-03-10T21:28:00Z">
              <w:rPr>
                <w:rFonts w:ascii="Calibri" w:eastAsia="Calibri" w:hAnsi="Calibri" w:cs="Calibri" w:hint="eastAsia"/>
                <w:sz w:val="24"/>
                <w:szCs w:val="24"/>
                <w:rtl/>
              </w:rPr>
            </w:rPrChange>
          </w:rPr>
          <w:t>د</w:t>
        </w:r>
        <w:r w:rsidRPr="00DE0CC5">
          <w:rPr>
            <w:rFonts w:ascii="Calibri" w:eastAsia="Calibri" w:hAnsi="Calibri" w:cs="Calibri"/>
            <w:sz w:val="24"/>
            <w:szCs w:val="24"/>
            <w:highlight w:val="yellow"/>
            <w:rtl/>
            <w:rPrChange w:id="219" w:author="Dr. Diana Hassan" w:date="2026-03-11T00:28:00Z" w16du:dateUtc="2026-03-10T21:28:00Z">
              <w:rPr>
                <w:rFonts w:ascii="Calibri" w:eastAsia="Calibri" w:hAnsi="Calibri" w:cs="Calibri"/>
                <w:sz w:val="24"/>
                <w:szCs w:val="24"/>
                <w:rtl/>
              </w:rPr>
            </w:rPrChange>
          </w:rPr>
          <w:t xml:space="preserve"> الطبية</w:t>
        </w:r>
        <w:r w:rsidR="00105197">
          <w:rPr>
            <w:rFonts w:ascii="Calibri" w:eastAsia="Calibri" w:hAnsi="Calibri" w:cs="Calibri" w:hint="cs"/>
            <w:sz w:val="24"/>
            <w:szCs w:val="24"/>
            <w:rtl/>
          </w:rPr>
          <w:t xml:space="preserve">: </w:t>
        </w:r>
      </w:ins>
      <w:r w:rsidR="2AF30782" w:rsidRPr="2AF30782">
        <w:rPr>
          <w:rFonts w:ascii="Calibri" w:eastAsia="Calibri" w:hAnsi="Calibri" w:cs="Calibri"/>
          <w:sz w:val="24"/>
          <w:szCs w:val="24"/>
          <w:rtl/>
        </w:rPr>
        <w:t xml:space="preserve"> أنا يعني ما رح </w:t>
      </w:r>
      <w:del w:id="220" w:author="Dr. Diana Hassan" w:date="2026-03-10T22:40:00Z" w16du:dateUtc="2026-03-10T19:40:00Z">
        <w:r w:rsidR="2AF30782" w:rsidRPr="2AF30782" w:rsidDel="00105197">
          <w:rPr>
            <w:rFonts w:ascii="Calibri" w:eastAsia="Calibri" w:hAnsi="Calibri" w:cs="Calibri"/>
            <w:sz w:val="24"/>
            <w:szCs w:val="24"/>
            <w:rtl/>
          </w:rPr>
          <w:delText xml:space="preserve">أول شيء اسمي بشاير الراشد من مؤسسة حامل الطبية ما رح </w:delText>
        </w:r>
      </w:del>
      <w:r w:rsidR="2AF30782" w:rsidRPr="2AF30782">
        <w:rPr>
          <w:rFonts w:ascii="Calibri" w:eastAsia="Calibri" w:hAnsi="Calibri" w:cs="Calibri"/>
          <w:sz w:val="24"/>
          <w:szCs w:val="24"/>
          <w:rtl/>
        </w:rPr>
        <w:t>أضيف عن اللي قالوا ما شاء الله يعني كان النقاش شمولي لكن رح أضيف يعني معنى الحياة الطيبة في حديث اللي هو المؤمن القوي أحب إلى الله من المؤمن الضعيف</w:t>
      </w:r>
      <w:ins w:id="221" w:author="Dr. Diana Hassan" w:date="2026-03-10T22:40:00Z" w16du:dateUtc="2026-03-10T19:40:00Z">
        <w:r w:rsidR="00105197">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وهذا فيه دلالة وربط على أكثر من</w:t>
      </w:r>
      <w:ins w:id="222" w:author="Dr. Diana Hassan" w:date="2026-03-10T22:40:00Z" w16du:dateUtc="2026-03-10T19:40:00Z">
        <w:r w:rsidR="00202F40">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مش الصلابة البدنية فقط حتى المرونة النفسية والرضا وغيرها من الأمور</w:t>
      </w:r>
      <w:ins w:id="223" w:author="Dr. Diana Hassan" w:date="2026-03-10T22:40:00Z" w16du:dateUtc="2026-03-10T19:40:00Z">
        <w:r w:rsidR="00202F40">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التوكل والعزم</w:t>
      </w:r>
      <w:ins w:id="224" w:author="Dr. Diana Hassan" w:date="2026-03-10T22:40:00Z" w16du:dateUtc="2026-03-10T19:40:00Z">
        <w:r w:rsidR="00202F40">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فمثلا اليوم احنا تركيزنا على فئات كبار القدر</w:t>
      </w:r>
      <w:ins w:id="225" w:author="Dr. Diana Hassan" w:date="2026-03-10T22:40:00Z" w16du:dateUtc="2026-03-10T19:40:00Z">
        <w:r w:rsidR="00202F40">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يعني لو رجعنا سنة قبل كنا لما نشوف كبار القدر يم</w:t>
      </w:r>
      <w:ins w:id="226" w:author="Dr. Diana Hassan" w:date="2026-03-10T22:40:00Z" w16du:dateUtc="2026-03-10T19:40:00Z">
        <w:r w:rsidR="00202F40">
          <w:rPr>
            <w:rFonts w:ascii="Calibri" w:eastAsia="Calibri" w:hAnsi="Calibri" w:cs="Calibri" w:hint="cs"/>
            <w:sz w:val="24"/>
            <w:szCs w:val="24"/>
            <w:rtl/>
          </w:rPr>
          <w:t>ا</w:t>
        </w:r>
      </w:ins>
      <w:r w:rsidR="2AF30782" w:rsidRPr="2AF30782">
        <w:rPr>
          <w:rFonts w:ascii="Calibri" w:eastAsia="Calibri" w:hAnsi="Calibri" w:cs="Calibri"/>
          <w:sz w:val="24"/>
          <w:szCs w:val="24"/>
          <w:rtl/>
        </w:rPr>
        <w:t>رسون رياضة أو بيتحركون أو بيزولون نشاط شوي بدني فيه جهد كنا يعني نقولهم لا مثلا خلى عنك أو ارتاح وكذا</w:t>
      </w:r>
      <w:ins w:id="227" w:author="Dr. Diana Hassan" w:date="2026-03-10T22:40:00Z" w16du:dateUtc="2026-03-10T19:40:00Z">
        <w:r w:rsidR="009B307A">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مع</w:t>
      </w:r>
      <w:ins w:id="228" w:author="Dr. Diana Hassan" w:date="2026-03-10T22:40:00Z" w16du:dateUtc="2026-03-10T19:40:00Z">
        <w:r w:rsidR="009B307A">
          <w:rPr>
            <w:rFonts w:ascii="Calibri" w:eastAsia="Calibri" w:hAnsi="Calibri" w:cs="Calibri" w:hint="cs"/>
            <w:sz w:val="24"/>
            <w:szCs w:val="24"/>
            <w:rtl/>
          </w:rPr>
          <w:t xml:space="preserve"> </w:t>
        </w:r>
      </w:ins>
      <w:ins w:id="229" w:author="Dr. Diana Hassan" w:date="2026-03-10T22:41:00Z" w16du:dateUtc="2026-03-10T19:41:00Z">
        <w:r w:rsidR="009B307A">
          <w:rPr>
            <w:rFonts w:ascii="Calibri" w:eastAsia="Calibri" w:hAnsi="Calibri" w:cs="Calibri" w:hint="cs"/>
            <w:sz w:val="24"/>
            <w:szCs w:val="24"/>
            <w:rtl/>
          </w:rPr>
          <w:t>ا</w:t>
        </w:r>
      </w:ins>
      <w:r w:rsidR="2AF30782" w:rsidRPr="2AF30782">
        <w:rPr>
          <w:rFonts w:ascii="Calibri" w:eastAsia="Calibri" w:hAnsi="Calibri" w:cs="Calibri"/>
          <w:sz w:val="24"/>
          <w:szCs w:val="24"/>
          <w:rtl/>
        </w:rPr>
        <w:t>ن</w:t>
      </w:r>
      <w:del w:id="230" w:author="Dr. Diana Hassan" w:date="2026-03-10T22:41:00Z" w16du:dateUtc="2026-03-10T19:41:00Z">
        <w:r w:rsidR="2AF30782" w:rsidRPr="2AF30782" w:rsidDel="009B307A">
          <w:rPr>
            <w:rFonts w:ascii="Calibri" w:eastAsia="Calibri" w:hAnsi="Calibri" w:cs="Calibri"/>
            <w:sz w:val="24"/>
            <w:szCs w:val="24"/>
            <w:rtl/>
          </w:rPr>
          <w:delText>ا</w:delText>
        </w:r>
      </w:del>
      <w:r w:rsidR="2AF30782" w:rsidRPr="2AF30782">
        <w:rPr>
          <w:rFonts w:ascii="Calibri" w:eastAsia="Calibri" w:hAnsi="Calibri" w:cs="Calibri"/>
          <w:sz w:val="24"/>
          <w:szCs w:val="24"/>
          <w:rtl/>
        </w:rPr>
        <w:t xml:space="preserve"> هو بالعكس المفروض انه احنا نشجعهم انه هما يتحركون ويزولون رياضة وما فيه شيء انه مثلا والله سنة ستين لا لازم يقعد في مكانه وما ينتج</w:t>
      </w:r>
      <w:ins w:id="231" w:author="Dr. Diana Hassan" w:date="2026-03-10T22:41:00Z" w16du:dateUtc="2026-03-10T19:41:00Z">
        <w:r w:rsidR="005B3EB8">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بالعكس هالانتاج يرجع</w:t>
      </w:r>
      <w:ins w:id="232" w:author="Dr. Diana Hassan" w:date="2026-03-10T22:41:00Z" w16du:dateUtc="2026-03-10T19:41:00Z">
        <w:r w:rsidR="005B3EB8">
          <w:rPr>
            <w:rFonts w:ascii="Calibri" w:eastAsia="Calibri" w:hAnsi="Calibri" w:cs="Calibri" w:hint="cs"/>
            <w:sz w:val="24"/>
            <w:szCs w:val="24"/>
            <w:rtl/>
          </w:rPr>
          <w:t>له</w:t>
        </w:r>
      </w:ins>
      <w:r w:rsidR="2AF30782" w:rsidRPr="2AF30782">
        <w:rPr>
          <w:rFonts w:ascii="Calibri" w:eastAsia="Calibri" w:hAnsi="Calibri" w:cs="Calibri"/>
          <w:sz w:val="24"/>
          <w:szCs w:val="24"/>
          <w:rtl/>
        </w:rPr>
        <w:t xml:space="preserve"> </w:t>
      </w:r>
      <w:del w:id="233" w:author="Dr. Diana Hassan" w:date="2026-03-10T22:42:00Z" w16du:dateUtc="2026-03-10T19:42:00Z">
        <w:r w:rsidR="2AF30782" w:rsidRPr="2AF30782" w:rsidDel="005B3EB8">
          <w:rPr>
            <w:rFonts w:ascii="Calibri" w:eastAsia="Calibri" w:hAnsi="Calibri" w:cs="Calibri"/>
            <w:sz w:val="24"/>
            <w:szCs w:val="24"/>
            <w:rtl/>
          </w:rPr>
          <w:delText>لبسيلفستين بسينس اوف برودكتيفتي</w:delText>
        </w:r>
      </w:del>
      <w:ins w:id="234" w:author="Dr. Diana Hassan" w:date="2026-03-10T22:42:00Z" w16du:dateUtc="2026-03-10T19:42:00Z">
        <w:r w:rsidR="005B3EB8">
          <w:rPr>
            <w:rFonts w:ascii="Calibri" w:eastAsia="Calibri" w:hAnsi="Calibri" w:cs="Calibri"/>
            <w:sz w:val="24"/>
            <w:szCs w:val="24"/>
          </w:rPr>
          <w:t>(self-esteem, sense of productivity)</w:t>
        </w:r>
      </w:ins>
      <w:r w:rsidR="2AF30782" w:rsidRPr="2AF30782">
        <w:rPr>
          <w:rFonts w:ascii="Calibri" w:eastAsia="Calibri" w:hAnsi="Calibri" w:cs="Calibri"/>
          <w:sz w:val="24"/>
          <w:szCs w:val="24"/>
          <w:rtl/>
        </w:rPr>
        <w:t xml:space="preserve"> حس الانتاجية والعطاء والأمور الثانية الأهداف النبيلة اللي حفها علينا ديننا قبل المعتقدات المجتمعية وغيرها من الأمور</w:t>
      </w:r>
      <w:ins w:id="235" w:author="Dr. Diana Hassan" w:date="2026-03-10T22:42:00Z" w16du:dateUtc="2026-03-10T19:42:00Z">
        <w:r w:rsidR="005B3EB8">
          <w:rPr>
            <w:rFonts w:ascii="Calibri" w:eastAsia="Calibri" w:hAnsi="Calibri" w:cs="Calibri" w:hint="cs"/>
            <w:sz w:val="24"/>
            <w:szCs w:val="24"/>
            <w:rtl/>
          </w:rPr>
          <w:t>.</w:t>
        </w:r>
      </w:ins>
    </w:p>
    <w:p w14:paraId="1D8798D9" w14:textId="77777777" w:rsidR="005B3EB8" w:rsidRDefault="005B3EB8" w:rsidP="005B3EB8">
      <w:pPr>
        <w:bidi/>
        <w:rPr>
          <w:ins w:id="236" w:author="Dr. Diana Hassan" w:date="2026-03-10T22:42:00Z" w16du:dateUtc="2026-03-10T19:42:00Z"/>
          <w:rFonts w:ascii="Calibri" w:eastAsia="Calibri" w:hAnsi="Calibri" w:cs="Calibri"/>
          <w:sz w:val="24"/>
          <w:szCs w:val="24"/>
          <w:rtl/>
        </w:rPr>
      </w:pPr>
    </w:p>
    <w:p w14:paraId="7CECC933" w14:textId="77777777" w:rsidR="00B769D1" w:rsidRDefault="2AF30782" w:rsidP="00187039">
      <w:pPr>
        <w:bidi/>
        <w:rPr>
          <w:ins w:id="237" w:author="Dr. Diana Hassan" w:date="2026-03-10T22:49:00Z" w16du:dateUtc="2026-03-10T19:49:00Z"/>
          <w:rFonts w:ascii="Calibri" w:eastAsia="Calibri" w:hAnsi="Calibri" w:cs="Calibri"/>
          <w:sz w:val="24"/>
          <w:szCs w:val="24"/>
          <w:rtl/>
        </w:rPr>
      </w:pPr>
      <w:del w:id="238" w:author="Dr. Diana Hassan" w:date="2026-03-10T22:49:00Z" w16du:dateUtc="2026-03-10T19:49:00Z">
        <w:r w:rsidRPr="00DA518A" w:rsidDel="00A61AA6">
          <w:rPr>
            <w:rFonts w:ascii="Calibri" w:eastAsia="Calibri" w:hAnsi="Calibri" w:cs="Calibri"/>
            <w:sz w:val="24"/>
            <w:szCs w:val="24"/>
            <w:highlight w:val="yellow"/>
            <w:rtl/>
            <w:rPrChange w:id="239" w:author="Dr. Diana Hassan" w:date="2026-03-10T22:44:00Z" w16du:dateUtc="2026-03-10T19:44:00Z">
              <w:rPr>
                <w:rFonts w:ascii="Calibri" w:eastAsia="Calibri" w:hAnsi="Calibri" w:cs="Calibri"/>
                <w:sz w:val="24"/>
                <w:szCs w:val="24"/>
                <w:rtl/>
              </w:rPr>
            </w:rPrChange>
          </w:rPr>
          <w:delText xml:space="preserve"> طيب ننتقل الى السؤال الثاني</w:delText>
        </w:r>
        <w:r w:rsidRPr="2AF30782" w:rsidDel="00A61AA6">
          <w:rPr>
            <w:rFonts w:ascii="Calibri" w:eastAsia="Calibri" w:hAnsi="Calibri" w:cs="Calibri"/>
            <w:sz w:val="24"/>
            <w:szCs w:val="24"/>
            <w:rtl/>
          </w:rPr>
          <w:delText xml:space="preserve"> </w:delText>
        </w:r>
      </w:del>
      <w:del w:id="240" w:author="Dr. Diana Hassan" w:date="2026-03-10T22:44:00Z" w16du:dateUtc="2026-03-10T19:44:00Z">
        <w:r w:rsidRPr="2AF30782" w:rsidDel="00DA518A">
          <w:rPr>
            <w:rFonts w:ascii="Calibri" w:eastAsia="Calibri" w:hAnsi="Calibri" w:cs="Calibri"/>
            <w:sz w:val="24"/>
            <w:szCs w:val="24"/>
            <w:rtl/>
          </w:rPr>
          <w:delText xml:space="preserve">هلا ونحن نشوف الدكتور لانه مشاركة هما ما حفوا يعني شاركوا مشاركوا معنا عندهم تعرفات طبعا اكيد بس هما يعني حسيت انه مش حبيب </w:delText>
        </w:r>
      </w:del>
    </w:p>
    <w:p w14:paraId="7FE1202C" w14:textId="77777777" w:rsidR="00B769D1" w:rsidRDefault="00B769D1" w:rsidP="00B769D1">
      <w:pPr>
        <w:bidi/>
        <w:rPr>
          <w:ins w:id="241" w:author="Dr. Diana Hassan" w:date="2026-03-10T22:49:00Z" w16du:dateUtc="2026-03-10T19:49:00Z"/>
          <w:rFonts w:ascii="Calibri" w:eastAsia="Calibri" w:hAnsi="Calibri" w:cs="Calibri"/>
          <w:sz w:val="24"/>
          <w:szCs w:val="24"/>
          <w:rtl/>
        </w:rPr>
      </w:pPr>
    </w:p>
    <w:p w14:paraId="6C1A6AD0" w14:textId="557B68B9" w:rsidR="000B44FD" w:rsidRDefault="2AF30782" w:rsidP="00B769D1">
      <w:pPr>
        <w:bidi/>
        <w:rPr>
          <w:ins w:id="242" w:author="Dr. Diana Hassan" w:date="2026-03-10T22:48:00Z" w16du:dateUtc="2026-03-10T19:48:00Z"/>
          <w:rFonts w:ascii="Calibri" w:eastAsia="Calibri" w:hAnsi="Calibri" w:cs="Calibri"/>
          <w:sz w:val="24"/>
          <w:szCs w:val="24"/>
          <w:rtl/>
        </w:rPr>
      </w:pPr>
      <w:r w:rsidRPr="005C32C3">
        <w:rPr>
          <w:rFonts w:ascii="Calibri" w:eastAsia="Calibri" w:hAnsi="Calibri" w:cs="Calibri"/>
          <w:sz w:val="24"/>
          <w:szCs w:val="24"/>
          <w:highlight w:val="yellow"/>
          <w:rtl/>
          <w:rPrChange w:id="243" w:author="Dr. Diana Hassan" w:date="2026-03-11T00:29:00Z" w16du:dateUtc="2026-03-10T21:29:00Z">
            <w:rPr>
              <w:rFonts w:ascii="Calibri" w:eastAsia="Calibri" w:hAnsi="Calibri" w:cs="Calibri"/>
              <w:sz w:val="24"/>
              <w:szCs w:val="24"/>
              <w:rtl/>
            </w:rPr>
          </w:rPrChange>
        </w:rPr>
        <w:t xml:space="preserve">الدكتور </w:t>
      </w:r>
      <w:del w:id="244" w:author="Dr. Diana Hassan" w:date="2026-03-10T23:02:00Z" w16du:dateUtc="2026-03-10T20:02:00Z">
        <w:r w:rsidRPr="005C32C3" w:rsidDel="00D6431C">
          <w:rPr>
            <w:rFonts w:ascii="Calibri" w:eastAsia="Calibri" w:hAnsi="Calibri" w:cs="Calibri"/>
            <w:sz w:val="24"/>
            <w:szCs w:val="24"/>
            <w:highlight w:val="yellow"/>
            <w:rtl/>
            <w:rPrChange w:id="245" w:author="Dr. Diana Hassan" w:date="2026-03-11T00:29:00Z" w16du:dateUtc="2026-03-10T21:29:00Z">
              <w:rPr>
                <w:rFonts w:ascii="Calibri" w:eastAsia="Calibri" w:hAnsi="Calibri" w:cs="Calibri"/>
                <w:sz w:val="24"/>
                <w:szCs w:val="24"/>
                <w:rtl/>
              </w:rPr>
            </w:rPrChange>
          </w:rPr>
          <w:delText xml:space="preserve">كاكا </w:delText>
        </w:r>
      </w:del>
      <w:ins w:id="246" w:author="Dr. Diana Hassan" w:date="2026-03-10T23:02:00Z" w16du:dateUtc="2026-03-10T20:02:00Z">
        <w:r w:rsidR="00D6431C" w:rsidRPr="005C32C3">
          <w:rPr>
            <w:rFonts w:ascii="Calibri" w:eastAsia="Calibri" w:hAnsi="Calibri" w:cs="Calibri"/>
            <w:sz w:val="24"/>
            <w:szCs w:val="24"/>
            <w:highlight w:val="yellow"/>
            <w:rtl/>
            <w:rPrChange w:id="247" w:author="Dr. Diana Hassan" w:date="2026-03-11T00:29:00Z" w16du:dateUtc="2026-03-10T21:29:00Z">
              <w:rPr>
                <w:rFonts w:ascii="Calibri" w:eastAsia="Calibri" w:hAnsi="Calibri" w:cs="Calibri"/>
                <w:sz w:val="24"/>
                <w:szCs w:val="24"/>
                <w:rtl/>
              </w:rPr>
            </w:rPrChange>
          </w:rPr>
          <w:t>كاك</w:t>
        </w:r>
        <w:r w:rsidR="00D6431C" w:rsidRPr="005C32C3">
          <w:rPr>
            <w:rFonts w:ascii="Calibri" w:eastAsia="Calibri" w:hAnsi="Calibri" w:cs="Calibri" w:hint="eastAsia"/>
            <w:sz w:val="24"/>
            <w:szCs w:val="24"/>
            <w:highlight w:val="yellow"/>
            <w:rtl/>
            <w:rPrChange w:id="248" w:author="Dr. Diana Hassan" w:date="2026-03-11T00:29:00Z" w16du:dateUtc="2026-03-10T21:29:00Z">
              <w:rPr>
                <w:rFonts w:ascii="Calibri" w:eastAsia="Calibri" w:hAnsi="Calibri" w:cs="Calibri" w:hint="eastAsia"/>
                <w:sz w:val="24"/>
                <w:szCs w:val="24"/>
                <w:rtl/>
              </w:rPr>
            </w:rPrChange>
          </w:rPr>
          <w:t>ل</w:t>
        </w:r>
        <w:r w:rsidR="00D6431C" w:rsidRPr="005C32C3">
          <w:rPr>
            <w:rFonts w:ascii="Calibri" w:eastAsia="Calibri" w:hAnsi="Calibri" w:cs="Calibri"/>
            <w:sz w:val="24"/>
            <w:szCs w:val="24"/>
            <w:highlight w:val="yellow"/>
            <w:rtl/>
            <w:rPrChange w:id="249" w:author="Dr. Diana Hassan" w:date="2026-03-11T00:29:00Z" w16du:dateUtc="2026-03-10T21:29:00Z">
              <w:rPr>
                <w:rFonts w:ascii="Calibri" w:eastAsia="Calibri" w:hAnsi="Calibri" w:cs="Calibri"/>
                <w:sz w:val="24"/>
                <w:szCs w:val="24"/>
                <w:rtl/>
              </w:rPr>
            </w:rPrChange>
          </w:rPr>
          <w:t xml:space="preserve"> </w:t>
        </w:r>
      </w:ins>
      <w:r w:rsidRPr="005C32C3">
        <w:rPr>
          <w:rFonts w:ascii="Calibri" w:eastAsia="Calibri" w:hAnsi="Calibri" w:cs="Calibri"/>
          <w:sz w:val="24"/>
          <w:szCs w:val="24"/>
          <w:highlight w:val="yellow"/>
          <w:rtl/>
          <w:rPrChange w:id="250" w:author="Dr. Diana Hassan" w:date="2026-03-11T00:29:00Z" w16du:dateUtc="2026-03-10T21:29:00Z">
            <w:rPr>
              <w:rFonts w:ascii="Calibri" w:eastAsia="Calibri" w:hAnsi="Calibri" w:cs="Calibri"/>
              <w:sz w:val="24"/>
              <w:szCs w:val="24"/>
              <w:rtl/>
            </w:rPr>
          </w:rPrChange>
        </w:rPr>
        <w:t>رسول</w:t>
      </w:r>
      <w:ins w:id="251" w:author="Dr. Diana Hassan" w:date="2026-03-10T22:45:00Z" w16du:dateUtc="2026-03-10T19:45:00Z">
        <w:r w:rsidR="00187039">
          <w:rPr>
            <w:rFonts w:ascii="Calibri" w:eastAsia="Calibri" w:hAnsi="Calibri" w:cs="Calibri" w:hint="cs"/>
            <w:sz w:val="24"/>
            <w:szCs w:val="24"/>
            <w:rtl/>
          </w:rPr>
          <w:t>:</w:t>
        </w:r>
      </w:ins>
      <w:r w:rsidRPr="2AF30782">
        <w:rPr>
          <w:rFonts w:ascii="Calibri" w:eastAsia="Calibri" w:hAnsi="Calibri" w:cs="Calibri"/>
          <w:sz w:val="24"/>
          <w:szCs w:val="24"/>
          <w:rtl/>
        </w:rPr>
        <w:t xml:space="preserve"> يعني الحياة الطيبة احنا حكينا مثل ما </w:t>
      </w:r>
      <w:del w:id="252" w:author="Dr. Diana Hassan" w:date="2026-03-10T22:45:00Z" w16du:dateUtc="2026-03-10T19:45:00Z">
        <w:r w:rsidRPr="2AF30782" w:rsidDel="0006203D">
          <w:rPr>
            <w:rFonts w:ascii="Calibri" w:eastAsia="Calibri" w:hAnsi="Calibri" w:cs="Calibri"/>
            <w:sz w:val="24"/>
            <w:szCs w:val="24"/>
            <w:rtl/>
          </w:rPr>
          <w:delText xml:space="preserve">قاله </w:delText>
        </w:r>
      </w:del>
      <w:ins w:id="253" w:author="Dr. Diana Hassan" w:date="2026-03-10T22:45:00Z" w16du:dateUtc="2026-03-10T19:45:00Z">
        <w:r w:rsidR="0006203D" w:rsidRPr="2AF30782">
          <w:rPr>
            <w:rFonts w:ascii="Calibri" w:eastAsia="Calibri" w:hAnsi="Calibri" w:cs="Calibri"/>
            <w:sz w:val="24"/>
            <w:szCs w:val="24"/>
            <w:rtl/>
          </w:rPr>
          <w:t>قال</w:t>
        </w:r>
        <w:r w:rsidR="0006203D">
          <w:rPr>
            <w:rFonts w:ascii="Calibri" w:eastAsia="Calibri" w:hAnsi="Calibri" w:cs="Calibri" w:hint="cs"/>
            <w:sz w:val="24"/>
            <w:szCs w:val="24"/>
            <w:rtl/>
          </w:rPr>
          <w:t>و</w:t>
        </w:r>
        <w:r w:rsidR="0006203D" w:rsidRPr="2AF30782">
          <w:rPr>
            <w:rFonts w:ascii="Calibri" w:eastAsia="Calibri" w:hAnsi="Calibri" w:cs="Calibri"/>
            <w:sz w:val="24"/>
            <w:szCs w:val="24"/>
            <w:rtl/>
          </w:rPr>
          <w:t xml:space="preserve"> </w:t>
        </w:r>
      </w:ins>
      <w:del w:id="254" w:author="Dr. Diana Hassan" w:date="2026-03-10T22:45:00Z" w16du:dateUtc="2026-03-10T19:45:00Z">
        <w:r w:rsidRPr="2AF30782" w:rsidDel="0006203D">
          <w:rPr>
            <w:rFonts w:ascii="Calibri" w:eastAsia="Calibri" w:hAnsi="Calibri" w:cs="Calibri"/>
            <w:sz w:val="24"/>
            <w:szCs w:val="24"/>
            <w:rtl/>
          </w:rPr>
          <w:delText>ب</w:delText>
        </w:r>
      </w:del>
      <w:r w:rsidRPr="2AF30782">
        <w:rPr>
          <w:rFonts w:ascii="Calibri" w:eastAsia="Calibri" w:hAnsi="Calibri" w:cs="Calibri"/>
          <w:sz w:val="24"/>
          <w:szCs w:val="24"/>
          <w:rtl/>
        </w:rPr>
        <w:t>الزملاء انه الانسان اهم شيء هو فيه رك</w:t>
      </w:r>
      <w:ins w:id="255" w:author="Dr. Diana Hassan" w:date="2026-03-10T22:45:00Z" w16du:dateUtc="2026-03-10T19:45:00Z">
        <w:r w:rsidR="0006203D">
          <w:rPr>
            <w:rFonts w:ascii="Calibri" w:eastAsia="Calibri" w:hAnsi="Calibri" w:cs="Calibri" w:hint="cs"/>
            <w:sz w:val="24"/>
            <w:szCs w:val="24"/>
            <w:rtl/>
          </w:rPr>
          <w:t>ي</w:t>
        </w:r>
      </w:ins>
      <w:r w:rsidRPr="2AF30782">
        <w:rPr>
          <w:rFonts w:ascii="Calibri" w:eastAsia="Calibri" w:hAnsi="Calibri" w:cs="Calibri"/>
          <w:sz w:val="24"/>
          <w:szCs w:val="24"/>
          <w:rtl/>
        </w:rPr>
        <w:t xml:space="preserve">زه على </w:t>
      </w:r>
      <w:del w:id="256" w:author="Dr. Diana Hassan" w:date="2026-03-10T22:45:00Z" w16du:dateUtc="2026-03-10T19:45:00Z">
        <w:r w:rsidRPr="2AF30782" w:rsidDel="0006203D">
          <w:rPr>
            <w:rFonts w:ascii="Calibri" w:eastAsia="Calibri" w:hAnsi="Calibri" w:cs="Calibri"/>
            <w:sz w:val="24"/>
            <w:szCs w:val="24"/>
            <w:rtl/>
          </w:rPr>
          <w:delText>الغسيل و</w:delText>
        </w:r>
      </w:del>
      <w:r w:rsidRPr="2AF30782">
        <w:rPr>
          <w:rFonts w:ascii="Calibri" w:eastAsia="Calibri" w:hAnsi="Calibri" w:cs="Calibri"/>
          <w:sz w:val="24"/>
          <w:szCs w:val="24"/>
          <w:rtl/>
        </w:rPr>
        <w:t>القناعة</w:t>
      </w:r>
      <w:ins w:id="257" w:author="Dr. Diana Hassan" w:date="2026-03-10T22:46:00Z" w16du:dateUtc="2026-03-10T19:46:00Z">
        <w:r w:rsidR="0006203D">
          <w:rPr>
            <w:rFonts w:ascii="Calibri" w:eastAsia="Calibri" w:hAnsi="Calibri" w:cs="Calibri" w:hint="cs"/>
            <w:sz w:val="24"/>
            <w:szCs w:val="24"/>
            <w:rtl/>
          </w:rPr>
          <w:t>.</w:t>
        </w:r>
      </w:ins>
      <w:r w:rsidRPr="2AF30782">
        <w:rPr>
          <w:rFonts w:ascii="Calibri" w:eastAsia="Calibri" w:hAnsi="Calibri" w:cs="Calibri"/>
          <w:sz w:val="24"/>
          <w:szCs w:val="24"/>
          <w:rtl/>
        </w:rPr>
        <w:t xml:space="preserve"> انك انت </w:t>
      </w:r>
      <w:del w:id="258" w:author="Dr. Diana Hassan" w:date="2026-03-10T22:46:00Z" w16du:dateUtc="2026-03-10T19:46:00Z">
        <w:r w:rsidRPr="2AF30782" w:rsidDel="00E205DC">
          <w:rPr>
            <w:rFonts w:ascii="Calibri" w:eastAsia="Calibri" w:hAnsi="Calibri" w:cs="Calibri"/>
            <w:sz w:val="24"/>
            <w:szCs w:val="24"/>
            <w:rtl/>
          </w:rPr>
          <w:delText>مختنع</w:delText>
        </w:r>
      </w:del>
      <w:ins w:id="259" w:author="Dr. Diana Hassan" w:date="2026-03-10T22:46:00Z" w16du:dateUtc="2026-03-10T19:46:00Z">
        <w:r w:rsidR="00E205DC" w:rsidRPr="2AF30782">
          <w:rPr>
            <w:rFonts w:ascii="Calibri" w:eastAsia="Calibri" w:hAnsi="Calibri" w:cs="Calibri" w:hint="cs"/>
            <w:sz w:val="24"/>
            <w:szCs w:val="24"/>
            <w:rtl/>
          </w:rPr>
          <w:t>مقتنع</w:t>
        </w:r>
      </w:ins>
      <w:r w:rsidRPr="2AF30782">
        <w:rPr>
          <w:rFonts w:ascii="Calibri" w:eastAsia="Calibri" w:hAnsi="Calibri" w:cs="Calibri"/>
          <w:sz w:val="24"/>
          <w:szCs w:val="24"/>
          <w:rtl/>
        </w:rPr>
        <w:t xml:space="preserve"> مش شيء عندك هذا يولدك نوع من الحياة وتكون سعيد فيها بس اذا انت دائما تاخذ الأشياء </w:t>
      </w:r>
      <w:del w:id="260" w:author="Dr. Diana Hassan" w:date="2026-03-10T22:46:00Z" w16du:dateUtc="2026-03-10T19:46:00Z">
        <w:r w:rsidRPr="2AF30782" w:rsidDel="009F4565">
          <w:rPr>
            <w:rFonts w:ascii="Calibri" w:eastAsia="Calibri" w:hAnsi="Calibri" w:cs="Calibri"/>
            <w:sz w:val="24"/>
            <w:szCs w:val="24"/>
            <w:rtl/>
          </w:rPr>
          <w:delText xml:space="preserve">القلق </w:delText>
        </w:r>
      </w:del>
      <w:ins w:id="261" w:author="Dr. Diana Hassan" w:date="2026-03-10T22:46:00Z" w16du:dateUtc="2026-03-10T19:46:00Z">
        <w:r w:rsidR="009F4565">
          <w:rPr>
            <w:rFonts w:ascii="Calibri" w:eastAsia="Calibri" w:hAnsi="Calibri" w:cs="Calibri" w:hint="cs"/>
            <w:sz w:val="24"/>
            <w:szCs w:val="24"/>
            <w:rtl/>
          </w:rPr>
          <w:t>ب</w:t>
        </w:r>
        <w:r w:rsidR="009F4565" w:rsidRPr="2AF30782">
          <w:rPr>
            <w:rFonts w:ascii="Calibri" w:eastAsia="Calibri" w:hAnsi="Calibri" w:cs="Calibri"/>
            <w:sz w:val="24"/>
            <w:szCs w:val="24"/>
            <w:rtl/>
          </w:rPr>
          <w:t xml:space="preserve">قلق </w:t>
        </w:r>
      </w:ins>
      <w:r w:rsidRPr="2AF30782">
        <w:rPr>
          <w:rFonts w:ascii="Calibri" w:eastAsia="Calibri" w:hAnsi="Calibri" w:cs="Calibri"/>
          <w:sz w:val="24"/>
          <w:szCs w:val="24"/>
          <w:rtl/>
        </w:rPr>
        <w:t>وهذا ليش هذا كذا ليش هذا كذا دائما يعني ما راح تعيش حياة سعيدة</w:t>
      </w:r>
      <w:ins w:id="262" w:author="Dr. Diana Hassan" w:date="2026-03-10T22:47:00Z" w16du:dateUtc="2026-03-10T19:47:00Z">
        <w:r w:rsidR="009F4565">
          <w:rPr>
            <w:rFonts w:ascii="Calibri" w:eastAsia="Calibri" w:hAnsi="Calibri" w:cs="Calibri" w:hint="cs"/>
            <w:sz w:val="24"/>
            <w:szCs w:val="24"/>
            <w:rtl/>
          </w:rPr>
          <w:t>.</w:t>
        </w:r>
      </w:ins>
      <w:r w:rsidRPr="2AF30782">
        <w:rPr>
          <w:rFonts w:ascii="Calibri" w:eastAsia="Calibri" w:hAnsi="Calibri" w:cs="Calibri"/>
          <w:sz w:val="24"/>
          <w:szCs w:val="24"/>
          <w:rtl/>
        </w:rPr>
        <w:t xml:space="preserve"> وثانيا دائما لا تنظر الى الأعلى منك انظر الى </w:t>
      </w:r>
      <w:r w:rsidRPr="2AF30782">
        <w:rPr>
          <w:rFonts w:ascii="Calibri" w:eastAsia="Calibri" w:hAnsi="Calibri" w:cs="Calibri"/>
          <w:sz w:val="24"/>
          <w:szCs w:val="24"/>
          <w:rtl/>
        </w:rPr>
        <w:lastRenderedPageBreak/>
        <w:t>التحت منك اللي أدنى منك حتى انت تحس انك انت ايضا عندك أشياء جيدة يعني مو كل شيء عندك يكون نوع من السيء</w:t>
      </w:r>
      <w:ins w:id="263" w:author="Dr. Diana Hassan" w:date="2026-03-10T22:47:00Z" w16du:dateUtc="2026-03-10T19:47:00Z">
        <w:r w:rsidR="00A857FB">
          <w:rPr>
            <w:rFonts w:ascii="Calibri" w:eastAsia="Calibri" w:hAnsi="Calibri" w:cs="Calibri" w:hint="cs"/>
            <w:sz w:val="24"/>
            <w:szCs w:val="24"/>
            <w:rtl/>
          </w:rPr>
          <w:t>.</w:t>
        </w:r>
      </w:ins>
      <w:r w:rsidRPr="2AF30782">
        <w:rPr>
          <w:rFonts w:ascii="Calibri" w:eastAsia="Calibri" w:hAnsi="Calibri" w:cs="Calibri"/>
          <w:sz w:val="24"/>
          <w:szCs w:val="24"/>
          <w:rtl/>
        </w:rPr>
        <w:t xml:space="preserve"> وكذلك عندما تاخذ أشياء </w:t>
      </w:r>
      <w:ins w:id="264" w:author="Dr. Diana Hassan" w:date="2026-03-10T22:47:00Z" w16du:dateUtc="2026-03-10T19:47:00Z">
        <w:r w:rsidR="00A857FB">
          <w:rPr>
            <w:rFonts w:ascii="Calibri" w:eastAsia="Calibri" w:hAnsi="Calibri" w:cs="Calibri" w:hint="cs"/>
            <w:sz w:val="24"/>
            <w:szCs w:val="24"/>
            <w:rtl/>
          </w:rPr>
          <w:t>ب</w:t>
        </w:r>
      </w:ins>
      <w:r w:rsidRPr="2AF30782">
        <w:rPr>
          <w:rFonts w:ascii="Calibri" w:eastAsia="Calibri" w:hAnsi="Calibri" w:cs="Calibri"/>
          <w:sz w:val="24"/>
          <w:szCs w:val="24"/>
          <w:rtl/>
        </w:rPr>
        <w:t>قلق</w:t>
      </w:r>
      <w:ins w:id="265" w:author="Dr. Diana Hassan" w:date="2026-03-10T22:47:00Z" w16du:dateUtc="2026-03-10T19:47:00Z">
        <w:r w:rsidR="00A857FB">
          <w:rPr>
            <w:rFonts w:ascii="Calibri" w:eastAsia="Calibri" w:hAnsi="Calibri" w:cs="Calibri" w:hint="cs"/>
            <w:sz w:val="24"/>
            <w:szCs w:val="24"/>
            <w:rtl/>
          </w:rPr>
          <w:t>.</w:t>
        </w:r>
      </w:ins>
      <w:r w:rsidRPr="2AF30782">
        <w:rPr>
          <w:rFonts w:ascii="Calibri" w:eastAsia="Calibri" w:hAnsi="Calibri" w:cs="Calibri"/>
          <w:sz w:val="24"/>
          <w:szCs w:val="24"/>
          <w:rtl/>
        </w:rPr>
        <w:t xml:space="preserve"> القلق يولد التوتر والتوتر يدينك ما راح تكون عايش حياتك طيبة شكرا جزيلا</w:t>
      </w:r>
    </w:p>
    <w:p w14:paraId="1BA827AF" w14:textId="77777777" w:rsidR="000B44FD" w:rsidRDefault="000B44FD" w:rsidP="000B44FD">
      <w:pPr>
        <w:bidi/>
        <w:rPr>
          <w:ins w:id="266" w:author="Dr. Diana Hassan" w:date="2026-03-10T22:48:00Z" w16du:dateUtc="2026-03-10T19:48:00Z"/>
          <w:rFonts w:ascii="Calibri" w:eastAsia="Calibri" w:hAnsi="Calibri" w:cs="Calibri"/>
          <w:sz w:val="24"/>
          <w:szCs w:val="24"/>
          <w:rtl/>
        </w:rPr>
      </w:pPr>
    </w:p>
    <w:p w14:paraId="69E702EC" w14:textId="77777777" w:rsidR="00A61AA6" w:rsidRDefault="2AF30782" w:rsidP="000B44FD">
      <w:pPr>
        <w:bidi/>
        <w:rPr>
          <w:ins w:id="267" w:author="Dr. Diana Hassan" w:date="2026-03-10T22:49:00Z" w16du:dateUtc="2026-03-10T19:49:00Z"/>
          <w:rFonts w:ascii="Calibri" w:eastAsia="Calibri" w:hAnsi="Calibri" w:cs="Calibri"/>
          <w:sz w:val="24"/>
          <w:szCs w:val="24"/>
          <w:rtl/>
        </w:rPr>
      </w:pPr>
      <w:del w:id="268" w:author="Dr. Diana Hassan" w:date="2026-03-10T22:49:00Z" w16du:dateUtc="2026-03-10T19:49:00Z">
        <w:r w:rsidRPr="2AF30782" w:rsidDel="00A61AA6">
          <w:rPr>
            <w:rFonts w:ascii="Calibri" w:eastAsia="Calibri" w:hAnsi="Calibri" w:cs="Calibri"/>
            <w:sz w:val="24"/>
            <w:szCs w:val="24"/>
            <w:rtl/>
          </w:rPr>
          <w:delText xml:space="preserve"> ما شاء الله يعني ما قصر شكرا لك دكتور </w:delText>
        </w:r>
      </w:del>
    </w:p>
    <w:p w14:paraId="2E91735A" w14:textId="77777777" w:rsidR="00A61AA6" w:rsidRDefault="00A61AA6" w:rsidP="00A61AA6">
      <w:pPr>
        <w:bidi/>
        <w:rPr>
          <w:ins w:id="269" w:author="Dr. Diana Hassan" w:date="2026-03-10T22:49:00Z" w16du:dateUtc="2026-03-10T19:49:00Z"/>
          <w:rFonts w:ascii="Calibri" w:eastAsia="Calibri" w:hAnsi="Calibri" w:cs="Calibri"/>
          <w:sz w:val="24"/>
          <w:szCs w:val="24"/>
          <w:rtl/>
        </w:rPr>
      </w:pPr>
    </w:p>
    <w:p w14:paraId="4C6E1FF3" w14:textId="7120E532" w:rsidR="00EC0A05" w:rsidRDefault="00A61AA6" w:rsidP="00A61AA6">
      <w:pPr>
        <w:bidi/>
        <w:rPr>
          <w:ins w:id="270" w:author="Dr. Diana Hassan" w:date="2026-03-10T22:51:00Z" w16du:dateUtc="2026-03-10T19:51:00Z"/>
          <w:rFonts w:ascii="Calibri" w:eastAsia="Calibri" w:hAnsi="Calibri" w:cs="Calibri"/>
          <w:sz w:val="24"/>
          <w:szCs w:val="24"/>
          <w:rtl/>
        </w:rPr>
      </w:pPr>
      <w:ins w:id="271" w:author="Dr. Diana Hassan" w:date="2026-03-10T22:49:00Z" w16du:dateUtc="2026-03-10T19:49:00Z">
        <w:r w:rsidRPr="005C32C3">
          <w:rPr>
            <w:rFonts w:ascii="Calibri" w:eastAsia="Calibri" w:hAnsi="Calibri" w:cs="Calibri"/>
            <w:sz w:val="24"/>
            <w:szCs w:val="24"/>
            <w:highlight w:val="yellow"/>
            <w:rPrChange w:id="272" w:author="Dr. Diana Hassan" w:date="2026-03-11T00:29:00Z" w16du:dateUtc="2026-03-10T21:29:00Z">
              <w:rPr>
                <w:rFonts w:ascii="Calibri" w:eastAsia="Calibri" w:hAnsi="Calibri" w:cs="Calibri"/>
                <w:sz w:val="24"/>
                <w:szCs w:val="24"/>
              </w:rPr>
            </w:rPrChange>
          </w:rPr>
          <w:t>Diana</w:t>
        </w:r>
        <w:r>
          <w:rPr>
            <w:rFonts w:ascii="Calibri" w:eastAsia="Calibri" w:hAnsi="Calibri" w:cs="Calibri"/>
            <w:sz w:val="24"/>
            <w:szCs w:val="24"/>
          </w:rPr>
          <w:t xml:space="preserve"> (</w:t>
        </w:r>
        <w:r w:rsidRPr="007B2AE0">
          <w:rPr>
            <w:rFonts w:ascii="Calibri" w:eastAsia="Calibri" w:hAnsi="Calibri" w:cs="Calibri"/>
            <w:sz w:val="24"/>
            <w:szCs w:val="24"/>
            <w:highlight w:val="yellow"/>
          </w:rPr>
          <w:t>moderator)</w:t>
        </w:r>
        <w:r w:rsidRPr="007B2AE0">
          <w:rPr>
            <w:rFonts w:ascii="Calibri" w:eastAsia="Calibri" w:hAnsi="Calibri" w:cs="Calibri"/>
            <w:sz w:val="24"/>
            <w:szCs w:val="24"/>
            <w:highlight w:val="yellow"/>
            <w:rtl/>
          </w:rPr>
          <w:t xml:space="preserve"> </w:t>
        </w:r>
        <w:r>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طيب </w:t>
      </w:r>
      <w:del w:id="273" w:author="Dr. Diana Hassan" w:date="2026-03-10T22:49:00Z" w16du:dateUtc="2026-03-10T19:49:00Z">
        <w:r w:rsidR="2AF30782" w:rsidRPr="2AF30782" w:rsidDel="00B769D1">
          <w:rPr>
            <w:rFonts w:ascii="Calibri" w:eastAsia="Calibri" w:hAnsi="Calibri" w:cs="Calibri"/>
            <w:sz w:val="24"/>
            <w:szCs w:val="24"/>
            <w:rtl/>
          </w:rPr>
          <w:delText xml:space="preserve">فاللا احنا </w:delText>
        </w:r>
      </w:del>
      <w:ins w:id="274" w:author="Dr. Diana Hassan" w:date="2026-03-10T22:50:00Z" w16du:dateUtc="2026-03-10T19:50:00Z">
        <w:r w:rsidR="00B769D1">
          <w:rPr>
            <w:rFonts w:ascii="Calibri" w:eastAsia="Calibri" w:hAnsi="Calibri" w:cs="Calibri" w:hint="cs"/>
            <w:sz w:val="24"/>
            <w:szCs w:val="24"/>
            <w:rtl/>
          </w:rPr>
          <w:t xml:space="preserve"> في </w:t>
        </w:r>
      </w:ins>
      <w:r w:rsidR="2AF30782" w:rsidRPr="2AF30782">
        <w:rPr>
          <w:rFonts w:ascii="Calibri" w:eastAsia="Calibri" w:hAnsi="Calibri" w:cs="Calibri"/>
          <w:sz w:val="24"/>
          <w:szCs w:val="24"/>
          <w:rtl/>
        </w:rPr>
        <w:t xml:space="preserve">السؤال الاول </w:t>
      </w:r>
      <w:del w:id="275" w:author="Dr. Diana Hassan" w:date="2026-03-10T22:50:00Z" w16du:dateUtc="2026-03-10T19:50:00Z">
        <w:r w:rsidR="2AF30782" w:rsidRPr="2AF30782" w:rsidDel="00B769D1">
          <w:rPr>
            <w:rFonts w:ascii="Calibri" w:eastAsia="Calibri" w:hAnsi="Calibri" w:cs="Calibri"/>
            <w:sz w:val="24"/>
            <w:szCs w:val="24"/>
            <w:rtl/>
          </w:rPr>
          <w:delText>ا</w:delText>
        </w:r>
      </w:del>
      <w:r w:rsidR="2AF30782" w:rsidRPr="2AF30782">
        <w:rPr>
          <w:rFonts w:ascii="Calibri" w:eastAsia="Calibri" w:hAnsi="Calibri" w:cs="Calibri"/>
          <w:sz w:val="24"/>
          <w:szCs w:val="24"/>
          <w:rtl/>
        </w:rPr>
        <w:t xml:space="preserve">تكلمنا عن الحياة الطيبة </w:t>
      </w:r>
      <w:ins w:id="276" w:author="Dr. Diana Hassan" w:date="2026-03-10T22:50:00Z" w16du:dateUtc="2026-03-10T19:50:00Z">
        <w:r w:rsidR="00B769D1">
          <w:rPr>
            <w:rFonts w:ascii="Calibri" w:eastAsia="Calibri" w:hAnsi="Calibri" w:cs="Calibri" w:hint="cs"/>
            <w:sz w:val="24"/>
            <w:szCs w:val="24"/>
            <w:rtl/>
          </w:rPr>
          <w:t xml:space="preserve"> و </w:t>
        </w:r>
      </w:ins>
      <w:r w:rsidR="2AF30782" w:rsidRPr="2AF30782">
        <w:rPr>
          <w:rFonts w:ascii="Calibri" w:eastAsia="Calibri" w:hAnsi="Calibri" w:cs="Calibri"/>
          <w:sz w:val="24"/>
          <w:szCs w:val="24"/>
          <w:rtl/>
        </w:rPr>
        <w:t>مفهوم الحياة الطيبة</w:t>
      </w:r>
      <w:ins w:id="277" w:author="Dr. Diana Hassan" w:date="2026-03-10T22:50:00Z" w16du:dateUtc="2026-03-10T19:50:00Z">
        <w:r w:rsidR="00B769D1">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السؤال الثاني يعني راح نسألكم عن العافية واللي هو كلمة </w:t>
      </w:r>
      <w:r w:rsidR="2AF30782" w:rsidRPr="2AF30782">
        <w:rPr>
          <w:rFonts w:ascii="Calibri" w:eastAsia="Calibri" w:hAnsi="Calibri" w:cs="Calibri"/>
          <w:sz w:val="24"/>
          <w:szCs w:val="24"/>
        </w:rPr>
        <w:t>well being</w:t>
      </w:r>
      <w:r w:rsidR="2AF30782" w:rsidRPr="2AF30782">
        <w:rPr>
          <w:rFonts w:ascii="Calibri" w:eastAsia="Calibri" w:hAnsi="Calibri" w:cs="Calibri"/>
          <w:sz w:val="24"/>
          <w:szCs w:val="24"/>
          <w:rtl/>
        </w:rPr>
        <w:t xml:space="preserve"> او كلمة </w:t>
      </w:r>
      <w:r w:rsidR="2AF30782" w:rsidRPr="2AF30782">
        <w:rPr>
          <w:rFonts w:ascii="Calibri" w:eastAsia="Calibri" w:hAnsi="Calibri" w:cs="Calibri"/>
          <w:sz w:val="24"/>
          <w:szCs w:val="24"/>
        </w:rPr>
        <w:t>well</w:t>
      </w:r>
      <w:r w:rsidR="2AF30782" w:rsidRPr="2AF30782">
        <w:rPr>
          <w:rFonts w:ascii="Calibri" w:eastAsia="Calibri" w:hAnsi="Calibri" w:cs="Calibri"/>
          <w:sz w:val="24"/>
          <w:szCs w:val="24"/>
          <w:rtl/>
        </w:rPr>
        <w:t xml:space="preserve"> بالانجليزي يعني نفس السؤال الاول بس كيف بتعرفوا مفهوم العافية من منظوركم الشخصي يعني لما احنا نحكي بالعربي هذا الشخص بعافية بارح بالليل لما كنا نتناقش بالأسئلة يعني </w:t>
      </w:r>
      <w:del w:id="278" w:author="Dr. Diana Hassan" w:date="2026-03-10T23:02:00Z" w16du:dateUtc="2026-03-10T20:02:00Z">
        <w:r w:rsidR="2AF30782" w:rsidRPr="2AF30782" w:rsidDel="00D6431C">
          <w:rPr>
            <w:rFonts w:ascii="Calibri" w:eastAsia="Calibri" w:hAnsi="Calibri" w:cs="Calibri"/>
            <w:sz w:val="24"/>
            <w:szCs w:val="24"/>
            <w:rtl/>
          </w:rPr>
          <w:delText xml:space="preserve">حقولي </w:delText>
        </w:r>
      </w:del>
      <w:ins w:id="279" w:author="Dr. Diana Hassan" w:date="2026-03-10T23:02:00Z" w16du:dateUtc="2026-03-10T20:02:00Z">
        <w:r w:rsidR="00D6431C" w:rsidRPr="2AF30782">
          <w:rPr>
            <w:rFonts w:ascii="Calibri" w:eastAsia="Calibri" w:hAnsi="Calibri" w:cs="Calibri"/>
            <w:sz w:val="24"/>
            <w:szCs w:val="24"/>
            <w:rtl/>
          </w:rPr>
          <w:t>ح</w:t>
        </w:r>
        <w:r w:rsidR="00D6431C">
          <w:rPr>
            <w:rFonts w:ascii="Calibri" w:eastAsia="Calibri" w:hAnsi="Calibri" w:cs="Calibri" w:hint="cs"/>
            <w:sz w:val="24"/>
            <w:szCs w:val="24"/>
            <w:rtl/>
          </w:rPr>
          <w:t>ك</w:t>
        </w:r>
        <w:r w:rsidR="00D6431C" w:rsidRPr="2AF30782">
          <w:rPr>
            <w:rFonts w:ascii="Calibri" w:eastAsia="Calibri" w:hAnsi="Calibri" w:cs="Calibri"/>
            <w:sz w:val="24"/>
            <w:szCs w:val="24"/>
            <w:rtl/>
          </w:rPr>
          <w:t xml:space="preserve">ولي </w:t>
        </w:r>
      </w:ins>
      <w:r w:rsidR="2AF30782" w:rsidRPr="2AF30782">
        <w:rPr>
          <w:rFonts w:ascii="Calibri" w:eastAsia="Calibri" w:hAnsi="Calibri" w:cs="Calibri"/>
          <w:sz w:val="24"/>
          <w:szCs w:val="24"/>
          <w:rtl/>
        </w:rPr>
        <w:t xml:space="preserve">مثلا </w:t>
      </w:r>
      <w:del w:id="280" w:author="Dr. Diana Hassan" w:date="2026-03-10T23:02:00Z" w16du:dateUtc="2026-03-10T20:02:00Z">
        <w:r w:rsidR="2AF30782" w:rsidRPr="2AF30782" w:rsidDel="00D6431C">
          <w:rPr>
            <w:rFonts w:ascii="Calibri" w:eastAsia="Calibri" w:hAnsi="Calibri" w:cs="Calibri"/>
            <w:sz w:val="24"/>
            <w:szCs w:val="24"/>
            <w:rtl/>
          </w:rPr>
          <w:delText xml:space="preserve">بالديالكت </w:delText>
        </w:r>
      </w:del>
      <w:ins w:id="281" w:author="Dr. Diana Hassan" w:date="2026-03-10T23:02:00Z" w16du:dateUtc="2026-03-10T20:02:00Z">
        <w:r w:rsidR="00D6431C">
          <w:rPr>
            <w:rFonts w:ascii="Calibri" w:eastAsia="Calibri" w:hAnsi="Calibri" w:cs="Calibri"/>
            <w:sz w:val="24"/>
            <w:szCs w:val="24"/>
          </w:rPr>
          <w:t xml:space="preserve">dialect </w:t>
        </w:r>
        <w:r w:rsidR="00D6431C"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 xml:space="preserve">القطري بعافية يعني صحته منيحة بس احنا بهذا السؤال احنا بالفلسطيني بنقول صحته منيحة بس هون طبعا بعافية احنا بنقصد ال </w:t>
      </w:r>
      <w:r w:rsidR="2AF30782" w:rsidRPr="2AF30782">
        <w:rPr>
          <w:rFonts w:ascii="Calibri" w:eastAsia="Calibri" w:hAnsi="Calibri" w:cs="Calibri"/>
          <w:sz w:val="24"/>
          <w:szCs w:val="24"/>
        </w:rPr>
        <w:t>well</w:t>
      </w:r>
      <w:r w:rsidR="2AF30782" w:rsidRPr="2AF30782">
        <w:rPr>
          <w:rFonts w:ascii="Calibri" w:eastAsia="Calibri" w:hAnsi="Calibri" w:cs="Calibri"/>
          <w:sz w:val="24"/>
          <w:szCs w:val="24"/>
          <w:rtl/>
        </w:rPr>
        <w:t xml:space="preserve"> بالضبط او يعطيك العافية يعني من الجوانب الصحية ومن الجوانب الاجتماعية</w:t>
      </w:r>
      <w:ins w:id="282" w:author="Dr. Diana Hassan" w:date="2026-03-10T22:51:00Z" w16du:dateUtc="2026-03-10T19:51:00Z">
        <w:r w:rsidR="00EC0A05">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فانتو في نظركم كيف بتعرفوا مفهوم العافية </w:t>
      </w:r>
      <w:r w:rsidR="2AF30782" w:rsidRPr="2AF30782">
        <w:rPr>
          <w:rFonts w:ascii="Calibri" w:eastAsia="Calibri" w:hAnsi="Calibri" w:cs="Calibri"/>
          <w:sz w:val="24"/>
          <w:szCs w:val="24"/>
        </w:rPr>
        <w:t>again</w:t>
      </w:r>
      <w:r w:rsidR="2AF30782" w:rsidRPr="2AF30782">
        <w:rPr>
          <w:rFonts w:ascii="Calibri" w:eastAsia="Calibri" w:hAnsi="Calibri" w:cs="Calibri"/>
          <w:sz w:val="24"/>
          <w:szCs w:val="24"/>
          <w:rtl/>
        </w:rPr>
        <w:t xml:space="preserve"> ال </w:t>
      </w:r>
      <w:r w:rsidR="2AF30782" w:rsidRPr="2AF30782">
        <w:rPr>
          <w:rFonts w:ascii="Calibri" w:eastAsia="Calibri" w:hAnsi="Calibri" w:cs="Calibri"/>
          <w:sz w:val="24"/>
          <w:szCs w:val="24"/>
        </w:rPr>
        <w:t>well being ok</w:t>
      </w:r>
      <w:r w:rsidR="2AF30782" w:rsidRPr="2AF30782">
        <w:rPr>
          <w:rFonts w:ascii="Calibri" w:eastAsia="Calibri" w:hAnsi="Calibri" w:cs="Calibri"/>
          <w:sz w:val="24"/>
          <w:szCs w:val="24"/>
          <w:rtl/>
        </w:rPr>
        <w:t xml:space="preserve"> فاللي بيحب يشارك </w:t>
      </w:r>
      <w:ins w:id="283" w:author="Dr. Diana Hassan" w:date="2026-03-10T23:02:00Z" w16du:dateUtc="2026-03-10T20:02:00Z">
        <w:r w:rsidR="00627544">
          <w:rPr>
            <w:rFonts w:ascii="Calibri" w:eastAsia="Calibri" w:hAnsi="Calibri" w:cs="Calibri" w:hint="cs"/>
            <w:sz w:val="24"/>
            <w:szCs w:val="24"/>
            <w:rtl/>
          </w:rPr>
          <w:t>.</w:t>
        </w:r>
      </w:ins>
    </w:p>
    <w:p w14:paraId="64DE62C5" w14:textId="77777777" w:rsidR="00EC0A05" w:rsidRDefault="00EC0A05" w:rsidP="00EC0A05">
      <w:pPr>
        <w:bidi/>
        <w:rPr>
          <w:ins w:id="284" w:author="Dr. Diana Hassan" w:date="2026-03-10T22:51:00Z" w16du:dateUtc="2026-03-10T19:51:00Z"/>
          <w:rFonts w:ascii="Calibri" w:eastAsia="Calibri" w:hAnsi="Calibri" w:cs="Calibri"/>
          <w:sz w:val="24"/>
          <w:szCs w:val="24"/>
          <w:rtl/>
        </w:rPr>
      </w:pPr>
    </w:p>
    <w:p w14:paraId="68B356FC" w14:textId="48EE5123" w:rsidR="00C74F2A" w:rsidRDefault="00F25013" w:rsidP="00EC0A05">
      <w:pPr>
        <w:bidi/>
        <w:rPr>
          <w:ins w:id="285" w:author="Dr. Diana Hassan" w:date="2026-03-10T23:06:00Z" w16du:dateUtc="2026-03-10T20:06:00Z"/>
          <w:rFonts w:ascii="Calibri" w:eastAsia="Calibri" w:hAnsi="Calibri" w:cs="Calibri"/>
          <w:sz w:val="24"/>
          <w:szCs w:val="24"/>
          <w:rtl/>
        </w:rPr>
      </w:pPr>
      <w:ins w:id="286" w:author="Dr. Diana Hassan" w:date="2026-03-10T22:57:00Z" w16du:dateUtc="2026-03-10T19:57:00Z">
        <w:r w:rsidRPr="005C32C3">
          <w:rPr>
            <w:rFonts w:ascii="Calibri" w:eastAsia="Calibri" w:hAnsi="Calibri" w:cs="Calibri" w:hint="eastAsia"/>
            <w:sz w:val="24"/>
            <w:szCs w:val="24"/>
            <w:highlight w:val="yellow"/>
            <w:rtl/>
            <w:rPrChange w:id="287" w:author="Dr. Diana Hassan" w:date="2026-03-11T00:29:00Z" w16du:dateUtc="2026-03-10T21:29:00Z">
              <w:rPr>
                <w:rFonts w:ascii="Calibri" w:eastAsia="Calibri" w:hAnsi="Calibri" w:cs="Calibri" w:hint="eastAsia"/>
                <w:sz w:val="24"/>
                <w:szCs w:val="24"/>
                <w:rtl/>
              </w:rPr>
            </w:rPrChange>
          </w:rPr>
          <w:t>د</w:t>
        </w:r>
        <w:r w:rsidRPr="005C32C3">
          <w:rPr>
            <w:rFonts w:ascii="Calibri" w:eastAsia="Calibri" w:hAnsi="Calibri" w:cs="Calibri"/>
            <w:sz w:val="24"/>
            <w:szCs w:val="24"/>
            <w:highlight w:val="yellow"/>
            <w:rtl/>
            <w:rPrChange w:id="288" w:author="Dr. Diana Hassan" w:date="2026-03-11T00:29:00Z" w16du:dateUtc="2026-03-10T21:29:00Z">
              <w:rPr>
                <w:rFonts w:ascii="Calibri" w:eastAsia="Calibri" w:hAnsi="Calibri" w:cs="Calibri"/>
                <w:sz w:val="24"/>
                <w:szCs w:val="24"/>
                <w:rtl/>
              </w:rPr>
            </w:rPrChange>
          </w:rPr>
          <w:t xml:space="preserve">. </w:t>
        </w:r>
      </w:ins>
      <w:r w:rsidR="2AF30782" w:rsidRPr="005C32C3">
        <w:rPr>
          <w:rFonts w:ascii="Calibri" w:eastAsia="Calibri" w:hAnsi="Calibri" w:cs="Calibri"/>
          <w:sz w:val="24"/>
          <w:szCs w:val="24"/>
          <w:highlight w:val="yellow"/>
          <w:rtl/>
          <w:rPrChange w:id="289" w:author="Dr. Diana Hassan" w:date="2026-03-11T00:29:00Z" w16du:dateUtc="2026-03-10T21:29:00Z">
            <w:rPr>
              <w:rFonts w:ascii="Calibri" w:eastAsia="Calibri" w:hAnsi="Calibri" w:cs="Calibri"/>
              <w:sz w:val="24"/>
              <w:szCs w:val="24"/>
              <w:rtl/>
            </w:rPr>
          </w:rPrChange>
        </w:rPr>
        <w:t>احمد هاني</w:t>
      </w:r>
      <w:ins w:id="290" w:author="Dr. Diana Hassan" w:date="2026-03-10T22:57:00Z" w16du:dateUtc="2026-03-10T19:57:00Z">
        <w:r w:rsidRPr="005C32C3">
          <w:rPr>
            <w:rFonts w:ascii="Calibri" w:eastAsia="Calibri" w:hAnsi="Calibri" w:cs="Calibri"/>
            <w:sz w:val="24"/>
            <w:szCs w:val="24"/>
            <w:highlight w:val="yellow"/>
            <w:rtl/>
            <w:rPrChange w:id="291" w:author="Dr. Diana Hassan" w:date="2026-03-11T00:29:00Z" w16du:dateUtc="2026-03-10T21:29:00Z">
              <w:rPr>
                <w:rFonts w:ascii="Calibri" w:eastAsia="Calibri" w:hAnsi="Calibri" w:cs="Calibri"/>
                <w:sz w:val="24"/>
                <w:szCs w:val="24"/>
                <w:rtl/>
              </w:rPr>
            </w:rPrChange>
          </w:rPr>
          <w:t>:</w:t>
        </w:r>
      </w:ins>
      <w:r w:rsidR="2AF30782" w:rsidRPr="2AF30782">
        <w:rPr>
          <w:rFonts w:ascii="Calibri" w:eastAsia="Calibri" w:hAnsi="Calibri" w:cs="Calibri"/>
          <w:sz w:val="24"/>
          <w:szCs w:val="24"/>
          <w:rtl/>
        </w:rPr>
        <w:t xml:space="preserve"> هو مفهوم العافية يعني اتخيل من وجهة نظر الشخص غير من وجهة نظر مثلا الطبيب</w:t>
      </w:r>
      <w:ins w:id="292" w:author="Dr. Diana Hassan" w:date="2026-03-10T22:57:00Z" w16du:dateUtc="2026-03-10T19:57:00Z">
        <w:r>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يعني بتخيل يعني لما بسأل حد مثلا ويقول انه هو </w:t>
      </w:r>
      <w:r w:rsidR="2AF30782" w:rsidRPr="2AF30782">
        <w:rPr>
          <w:rFonts w:ascii="Calibri" w:eastAsia="Calibri" w:hAnsi="Calibri" w:cs="Calibri"/>
          <w:sz w:val="24"/>
          <w:szCs w:val="24"/>
        </w:rPr>
        <w:t>he's doing well</w:t>
      </w:r>
      <w:r w:rsidR="2AF30782" w:rsidRPr="2AF30782">
        <w:rPr>
          <w:rFonts w:ascii="Calibri" w:eastAsia="Calibri" w:hAnsi="Calibri" w:cs="Calibri"/>
          <w:sz w:val="24"/>
          <w:szCs w:val="24"/>
          <w:rtl/>
        </w:rPr>
        <w:t xml:space="preserve"> فلو مثلا من وجهة نظر الغربية غالبا موضوع مادي يعني هو مثلا معلهوش ديون مش قاعد في الشارع </w:t>
      </w:r>
      <w:ins w:id="293" w:author="Dr. Diana Hassan" w:date="2026-03-10T22:58:00Z" w16du:dateUtc="2026-03-10T19:58:00Z">
        <w:r w:rsidR="00057DCD">
          <w:rPr>
            <w:rFonts w:ascii="Calibri" w:eastAsia="Calibri" w:hAnsi="Calibri" w:cs="Calibri" w:hint="cs"/>
            <w:sz w:val="24"/>
            <w:szCs w:val="24"/>
            <w:rtl/>
          </w:rPr>
          <w:t xml:space="preserve"> </w:t>
        </w:r>
        <w:r w:rsidR="00057DCD">
          <w:rPr>
            <w:rFonts w:ascii="Calibri" w:eastAsia="Calibri" w:hAnsi="Calibri" w:cs="Calibri"/>
            <w:sz w:val="24"/>
            <w:szCs w:val="24"/>
          </w:rPr>
          <w:t xml:space="preserve">homeless </w:t>
        </w:r>
      </w:ins>
      <w:r w:rsidR="2AF30782" w:rsidRPr="2AF30782">
        <w:rPr>
          <w:rFonts w:ascii="Calibri" w:eastAsia="Calibri" w:hAnsi="Calibri" w:cs="Calibri"/>
          <w:sz w:val="24"/>
          <w:szCs w:val="24"/>
          <w:rtl/>
        </w:rPr>
        <w:t>غير هنا مثلا</w:t>
      </w:r>
      <w:ins w:id="294" w:author="Dr. Diana Hassan" w:date="2026-03-10T22:58:00Z" w16du:dateUtc="2026-03-10T19:58:00Z">
        <w:r w:rsidR="00057DCD">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لو حد بتقوله كيف الاخبار</w:t>
      </w:r>
      <w:ins w:id="295" w:author="Dr. Diana Hassan" w:date="2026-03-10T22:58:00Z" w16du:dateUtc="2026-03-10T19:58:00Z">
        <w:r w:rsidR="00256658">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فالعافية هنا اللي احنا حكينا فيه من شوية</w:t>
      </w:r>
      <w:ins w:id="296" w:author="Dr. Diana Hassan" w:date="2026-03-10T22:58:00Z" w16du:dateUtc="2026-03-10T19:58:00Z">
        <w:r w:rsidR="00256658">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اول حاجة اللي حكينا</w:t>
      </w:r>
      <w:ins w:id="297" w:author="Dr. Diana Hassan" w:date="2026-03-10T22:58:00Z" w16du:dateUtc="2026-03-10T19:58:00Z">
        <w:r w:rsidR="00256658">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ربنا سترها علينا ان احنا يعني نعمة الامن</w:t>
      </w:r>
      <w:ins w:id="298" w:author="Dr. Diana Hassan" w:date="2026-03-10T22:59:00Z" w16du:dateUtc="2026-03-10T19:59:00Z">
        <w:r w:rsidR="00256658">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يعني الصحة في الجسد</w:t>
      </w:r>
      <w:ins w:id="299" w:author="Dr. Diana Hassan" w:date="2026-03-10T22:59:00Z" w16du:dateUtc="2026-03-10T19:59:00Z">
        <w:r w:rsidR="00256658">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العلاقات الاجتماعية وخلافه ومش بالضرورة حتى يعني </w:t>
      </w:r>
      <w:del w:id="300" w:author="Dr. Diana Hassan" w:date="2026-03-10T22:59:00Z" w16du:dateUtc="2026-03-10T19:59:00Z">
        <w:r w:rsidR="2AF30782" w:rsidRPr="2AF30782" w:rsidDel="00AE6487">
          <w:rPr>
            <w:rFonts w:ascii="Calibri" w:eastAsia="Calibri" w:hAnsi="Calibri" w:cs="Calibri"/>
            <w:sz w:val="24"/>
            <w:szCs w:val="24"/>
            <w:rtl/>
          </w:rPr>
          <w:delText xml:space="preserve">المادية </w:delText>
        </w:r>
      </w:del>
      <w:ins w:id="301" w:author="Dr. Diana Hassan" w:date="2026-03-10T22:59:00Z" w16du:dateUtc="2026-03-10T19:59:00Z">
        <w:r w:rsidR="00AE6487" w:rsidRPr="2AF30782">
          <w:rPr>
            <w:rFonts w:ascii="Calibri" w:eastAsia="Calibri" w:hAnsi="Calibri" w:cs="Calibri"/>
            <w:sz w:val="24"/>
            <w:szCs w:val="24"/>
            <w:rtl/>
          </w:rPr>
          <w:t>المادي</w:t>
        </w:r>
        <w:r w:rsidR="00AE6487">
          <w:rPr>
            <w:rFonts w:ascii="Calibri" w:eastAsia="Calibri" w:hAnsi="Calibri" w:cs="Calibri" w:hint="cs"/>
            <w:sz w:val="24"/>
            <w:szCs w:val="24"/>
            <w:rtl/>
          </w:rPr>
          <w:t>ات.</w:t>
        </w:r>
        <w:r w:rsidR="00AE6487"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 xml:space="preserve">فده بيكون مثلا من وجهة نظر </w:t>
      </w:r>
      <w:del w:id="302" w:author="Dr. Diana Hassan" w:date="2026-03-10T23:03:00Z" w16du:dateUtc="2026-03-10T20:03:00Z">
        <w:r w:rsidR="2AF30782" w:rsidRPr="2AF30782" w:rsidDel="00627544">
          <w:rPr>
            <w:rFonts w:ascii="Calibri" w:eastAsia="Calibri" w:hAnsi="Calibri" w:cs="Calibri"/>
            <w:sz w:val="24"/>
            <w:szCs w:val="24"/>
            <w:rtl/>
          </w:rPr>
          <w:delText xml:space="preserve">الكلاينت </w:delText>
        </w:r>
      </w:del>
      <w:ins w:id="303" w:author="Dr. Diana Hassan" w:date="2026-03-10T23:03:00Z" w16du:dateUtc="2026-03-10T20:03:00Z">
        <w:r w:rsidR="00627544">
          <w:rPr>
            <w:rFonts w:ascii="Calibri" w:eastAsia="Calibri" w:hAnsi="Calibri" w:cs="Calibri" w:hint="cs"/>
            <w:sz w:val="24"/>
            <w:szCs w:val="24"/>
            <w:rtl/>
          </w:rPr>
          <w:t xml:space="preserve">ال </w:t>
        </w:r>
        <w:r w:rsidR="00627544">
          <w:rPr>
            <w:rFonts w:ascii="Calibri" w:eastAsia="Calibri" w:hAnsi="Calibri" w:cs="Calibri"/>
            <w:sz w:val="24"/>
            <w:szCs w:val="24"/>
          </w:rPr>
          <w:t>client</w:t>
        </w:r>
        <w:r w:rsidR="00627544"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او الشخص اللي نسأله</w:t>
      </w:r>
      <w:ins w:id="304" w:author="Dr. Diana Hassan" w:date="2026-03-10T22:59:00Z" w16du:dateUtc="2026-03-10T19:59:00Z">
        <w:r w:rsidR="00AE6487">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لو من وجهة نظر الطبية</w:t>
      </w:r>
      <w:ins w:id="305" w:author="Dr. Diana Hassan" w:date="2026-03-10T22:59:00Z" w16du:dateUtc="2026-03-10T19:59:00Z">
        <w:r w:rsidR="00EC1A5C">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يعني العافية بتبقى يعني </w:t>
      </w:r>
      <w:r w:rsidR="2AF30782" w:rsidRPr="2AF30782">
        <w:rPr>
          <w:rFonts w:ascii="Calibri" w:eastAsia="Calibri" w:hAnsi="Calibri" w:cs="Calibri"/>
          <w:sz w:val="24"/>
          <w:szCs w:val="24"/>
        </w:rPr>
        <w:t>very loose term</w:t>
      </w:r>
      <w:r w:rsidR="2AF30782" w:rsidRPr="2AF30782">
        <w:rPr>
          <w:rFonts w:ascii="Calibri" w:eastAsia="Calibri" w:hAnsi="Calibri" w:cs="Calibri"/>
          <w:sz w:val="24"/>
          <w:szCs w:val="24"/>
          <w:rtl/>
        </w:rPr>
        <w:t xml:space="preserve"> عمرنا ما بنتفق عليه ابدا </w:t>
      </w:r>
      <w:ins w:id="306" w:author="Dr. Diana Hassan" w:date="2026-03-10T22:59:00Z" w16du:dateUtc="2026-03-10T19:59:00Z">
        <w:r w:rsidR="00EC1A5C">
          <w:rPr>
            <w:rFonts w:ascii="Calibri" w:eastAsia="Calibri" w:hAnsi="Calibri" w:cs="Calibri" w:hint="cs"/>
            <w:sz w:val="24"/>
            <w:szCs w:val="24"/>
            <w:rtl/>
          </w:rPr>
          <w:t>.</w:t>
        </w:r>
      </w:ins>
      <w:r w:rsidR="2AF30782" w:rsidRPr="2AF30782">
        <w:rPr>
          <w:rFonts w:ascii="Calibri" w:eastAsia="Calibri" w:hAnsi="Calibri" w:cs="Calibri"/>
          <w:sz w:val="24"/>
          <w:szCs w:val="24"/>
          <w:rtl/>
        </w:rPr>
        <w:t>انه كل واحد برضو عنده عدسة بيشوف العافية من ناحيتها</w:t>
      </w:r>
      <w:ins w:id="307" w:author="Dr. Diana Hassan" w:date="2026-03-10T23:01:00Z" w16du:dateUtc="2026-03-10T20:01:00Z">
        <w:r w:rsidR="009F04CB">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دكتور </w:t>
      </w:r>
      <w:del w:id="308" w:author="Dr. Diana Hassan" w:date="2026-03-10T23:00:00Z" w16du:dateUtc="2026-03-10T20:00:00Z">
        <w:r w:rsidR="2AF30782" w:rsidRPr="2AF30782" w:rsidDel="00EC1A5C">
          <w:rPr>
            <w:rFonts w:ascii="Calibri" w:eastAsia="Calibri" w:hAnsi="Calibri" w:cs="Calibri"/>
            <w:sz w:val="24"/>
            <w:szCs w:val="24"/>
            <w:rtl/>
          </w:rPr>
          <w:delText xml:space="preserve">التورق </w:delText>
        </w:r>
      </w:del>
      <w:ins w:id="309" w:author="Dr. Diana Hassan" w:date="2026-03-10T23:00:00Z" w16du:dateUtc="2026-03-10T20:00:00Z">
        <w:r w:rsidR="00EC1A5C">
          <w:rPr>
            <w:rFonts w:ascii="Calibri" w:eastAsia="Calibri" w:hAnsi="Calibri" w:cs="Calibri" w:hint="cs"/>
            <w:sz w:val="24"/>
            <w:szCs w:val="24"/>
            <w:rtl/>
          </w:rPr>
          <w:t>الطوارئ</w:t>
        </w:r>
        <w:r w:rsidR="00EC1A5C"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مثلا يتأكد ان المريض عايش على ق</w:t>
      </w:r>
      <w:del w:id="310" w:author="Dr. Diana Hassan" w:date="2026-03-10T23:00:00Z" w16du:dateUtc="2026-03-10T20:00:00Z">
        <w:r w:rsidR="2AF30782" w:rsidRPr="2AF30782" w:rsidDel="008F30C7">
          <w:rPr>
            <w:rFonts w:ascii="Calibri" w:eastAsia="Calibri" w:hAnsi="Calibri" w:cs="Calibri"/>
            <w:sz w:val="24"/>
            <w:szCs w:val="24"/>
            <w:rtl/>
          </w:rPr>
          <w:delText>ا</w:delText>
        </w:r>
      </w:del>
      <w:r w:rsidR="2AF30782" w:rsidRPr="2AF30782">
        <w:rPr>
          <w:rFonts w:ascii="Calibri" w:eastAsia="Calibri" w:hAnsi="Calibri" w:cs="Calibri"/>
          <w:sz w:val="24"/>
          <w:szCs w:val="24"/>
          <w:rtl/>
        </w:rPr>
        <w:t>يد الحياة</w:t>
      </w:r>
      <w:ins w:id="311" w:author="Dr. Diana Hassan" w:date="2026-03-10T23:01:00Z" w16du:dateUtc="2026-03-10T20:01:00Z">
        <w:r w:rsidR="009F04CB">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يعني مثلا في اماكن اخرى </w:t>
      </w:r>
      <w:del w:id="312" w:author="Dr. Diana Hassan" w:date="2026-03-10T23:01:00Z" w16du:dateUtc="2026-03-10T20:01:00Z">
        <w:r w:rsidR="2AF30782" w:rsidRPr="2AF30782" w:rsidDel="009F04CB">
          <w:rPr>
            <w:rFonts w:ascii="Calibri" w:eastAsia="Calibri" w:hAnsi="Calibri" w:cs="Calibri"/>
            <w:sz w:val="24"/>
            <w:szCs w:val="24"/>
            <w:rtl/>
          </w:rPr>
          <w:delText xml:space="preserve">لا </w:delText>
        </w:r>
      </w:del>
      <w:r w:rsidR="2AF30782" w:rsidRPr="2AF30782">
        <w:rPr>
          <w:rFonts w:ascii="Calibri" w:eastAsia="Calibri" w:hAnsi="Calibri" w:cs="Calibri"/>
          <w:sz w:val="24"/>
          <w:szCs w:val="24"/>
          <w:rtl/>
        </w:rPr>
        <w:t>يعني العافية انه مثلا وقاية</w:t>
      </w:r>
      <w:ins w:id="313" w:author="Dr. Diana Hassan" w:date="2026-03-10T23:01:00Z" w16du:dateUtc="2026-03-10T20:01:00Z">
        <w:r w:rsidR="009F04CB">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ما يبقاش عنده لاقدر </w:t>
      </w:r>
      <w:del w:id="314" w:author="Dr. Diana Hassan" w:date="2026-03-10T23:01:00Z" w16du:dateUtc="2026-03-10T20:01:00Z">
        <w:r w:rsidR="2AF30782" w:rsidRPr="2AF30782" w:rsidDel="00E72D35">
          <w:rPr>
            <w:rFonts w:ascii="Calibri" w:eastAsia="Calibri" w:hAnsi="Calibri" w:cs="Calibri"/>
            <w:sz w:val="24"/>
            <w:szCs w:val="24"/>
            <w:rtl/>
          </w:rPr>
          <w:delText xml:space="preserve">على </w:delText>
        </w:r>
      </w:del>
      <w:ins w:id="315" w:author="Dr. Diana Hassan" w:date="2026-03-10T23:01:00Z" w16du:dateUtc="2026-03-10T20:01:00Z">
        <w:r w:rsidR="00E72D35">
          <w:rPr>
            <w:rFonts w:ascii="Calibri" w:eastAsia="Calibri" w:hAnsi="Calibri" w:cs="Calibri" w:hint="cs"/>
            <w:sz w:val="24"/>
            <w:szCs w:val="24"/>
            <w:rtl/>
          </w:rPr>
          <w:t>الله</w:t>
        </w:r>
        <w:r w:rsidR="00E72D35"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اي حاجة غير مثلا طبيب اخر</w:t>
      </w:r>
      <w:ins w:id="316" w:author="Dr. Diana Hassan" w:date="2026-03-10T23:01:00Z" w16du:dateUtc="2026-03-10T20:01:00Z">
        <w:r w:rsidR="00E72D35">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اكيد دكتور كاكل يتفق معايا ان في مرحلة </w:t>
      </w:r>
      <w:del w:id="317" w:author="Dr. Diana Hassan" w:date="2026-03-10T23:03:00Z" w16du:dateUtc="2026-03-10T20:03:00Z">
        <w:r w:rsidR="2AF30782" w:rsidRPr="2AF30782" w:rsidDel="00BA4DAE">
          <w:rPr>
            <w:rFonts w:ascii="Calibri" w:eastAsia="Calibri" w:hAnsi="Calibri" w:cs="Calibri"/>
            <w:sz w:val="24"/>
            <w:szCs w:val="24"/>
            <w:rtl/>
          </w:rPr>
          <w:delText>ما</w:delText>
        </w:r>
      </w:del>
      <w:ins w:id="318" w:author="Dr. Diana Hassan" w:date="2026-03-10T23:04:00Z" w16du:dateUtc="2026-03-10T20:04:00Z">
        <w:r w:rsidR="005430EE">
          <w:rPr>
            <w:rFonts w:ascii="Calibri" w:eastAsia="Calibri" w:hAnsi="Calibri" w:cs="Calibri" w:hint="cs"/>
            <w:sz w:val="24"/>
            <w:szCs w:val="24"/>
            <w:rtl/>
          </w:rPr>
          <w:t xml:space="preserve">ما </w:t>
        </w:r>
      </w:ins>
      <w:del w:id="319" w:author="Dr. Diana Hassan" w:date="2026-03-10T23:03:00Z" w16du:dateUtc="2026-03-10T20:03:00Z">
        <w:r w:rsidR="2AF30782" w:rsidRPr="2AF30782" w:rsidDel="00BA4DAE">
          <w:rPr>
            <w:rFonts w:ascii="Calibri" w:eastAsia="Calibri" w:hAnsi="Calibri" w:cs="Calibri"/>
            <w:sz w:val="24"/>
            <w:szCs w:val="24"/>
            <w:rtl/>
          </w:rPr>
          <w:delText xml:space="preserve"> </w:delText>
        </w:r>
      </w:del>
      <w:r w:rsidR="2AF30782" w:rsidRPr="2AF30782">
        <w:rPr>
          <w:rFonts w:ascii="Calibri" w:eastAsia="Calibri" w:hAnsi="Calibri" w:cs="Calibri"/>
          <w:sz w:val="24"/>
          <w:szCs w:val="24"/>
          <w:rtl/>
        </w:rPr>
        <w:t>ننقلل الاضرار بس يكون في حاجة بس الامور مش بتتد</w:t>
      </w:r>
      <w:ins w:id="320" w:author="Dr. Diana Hassan" w:date="2026-03-10T23:04:00Z" w16du:dateUtc="2026-03-10T20:04:00Z">
        <w:r w:rsidR="00143265">
          <w:rPr>
            <w:rFonts w:ascii="Calibri" w:eastAsia="Calibri" w:hAnsi="Calibri" w:cs="Calibri" w:hint="cs"/>
            <w:sz w:val="24"/>
            <w:szCs w:val="24"/>
            <w:rtl/>
            <w:lang w:bidi="ar-QA"/>
          </w:rPr>
          <w:t>ه</w:t>
        </w:r>
      </w:ins>
      <w:r w:rsidR="2AF30782" w:rsidRPr="2AF30782">
        <w:rPr>
          <w:rFonts w:ascii="Calibri" w:eastAsia="Calibri" w:hAnsi="Calibri" w:cs="Calibri"/>
          <w:sz w:val="24"/>
          <w:szCs w:val="24"/>
          <w:rtl/>
        </w:rPr>
        <w:t>ور</w:t>
      </w:r>
      <w:ins w:id="321" w:author="Dr. Diana Hassan" w:date="2026-03-10T23:04:00Z" w16du:dateUtc="2026-03-10T20:04:00Z">
        <w:r w:rsidR="00143265">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w:t>
      </w:r>
      <w:del w:id="322" w:author="Dr. Diana Hassan" w:date="2026-03-10T23:05:00Z" w16du:dateUtc="2026-03-10T20:05:00Z">
        <w:r w:rsidR="2AF30782" w:rsidRPr="2AF30782" w:rsidDel="00EF2503">
          <w:rPr>
            <w:rFonts w:ascii="Calibri" w:eastAsia="Calibri" w:hAnsi="Calibri" w:cs="Calibri"/>
            <w:sz w:val="24"/>
            <w:szCs w:val="24"/>
            <w:rtl/>
          </w:rPr>
          <w:delText xml:space="preserve">فمن </w:delText>
        </w:r>
      </w:del>
      <w:ins w:id="323" w:author="Dr. Diana Hassan" w:date="2026-03-10T23:05:00Z" w16du:dateUtc="2026-03-10T20:05:00Z">
        <w:r w:rsidR="00EF2503">
          <w:rPr>
            <w:rFonts w:ascii="Calibri" w:eastAsia="Calibri" w:hAnsi="Calibri" w:cs="Calibri" w:hint="cs"/>
            <w:sz w:val="24"/>
            <w:szCs w:val="24"/>
            <w:rtl/>
          </w:rPr>
          <w:t xml:space="preserve">هذا </w:t>
        </w:r>
        <w:r w:rsidR="00EF2503" w:rsidRPr="2AF30782">
          <w:rPr>
            <w:rFonts w:ascii="Calibri" w:eastAsia="Calibri" w:hAnsi="Calibri" w:cs="Calibri"/>
            <w:sz w:val="24"/>
            <w:szCs w:val="24"/>
            <w:rtl/>
          </w:rPr>
          <w:t xml:space="preserve">من </w:t>
        </w:r>
      </w:ins>
      <w:r w:rsidR="2AF30782" w:rsidRPr="2AF30782">
        <w:rPr>
          <w:rFonts w:ascii="Calibri" w:eastAsia="Calibri" w:hAnsi="Calibri" w:cs="Calibri"/>
          <w:sz w:val="24"/>
          <w:szCs w:val="24"/>
          <w:rtl/>
        </w:rPr>
        <w:t>وجهة نظر</w:t>
      </w:r>
      <w:ins w:id="324" w:author="Dr. Diana Hassan" w:date="2026-03-10T23:05:00Z" w16du:dateUtc="2026-03-10T20:05:00Z">
        <w:r w:rsidR="00EF2503">
          <w:rPr>
            <w:rFonts w:ascii="Calibri" w:eastAsia="Calibri" w:hAnsi="Calibri" w:cs="Calibri" w:hint="cs"/>
            <w:sz w:val="24"/>
            <w:szCs w:val="24"/>
            <w:rtl/>
          </w:rPr>
          <w:t>ي</w:t>
        </w:r>
      </w:ins>
      <w:r w:rsidR="2AF30782" w:rsidRPr="2AF30782">
        <w:rPr>
          <w:rFonts w:ascii="Calibri" w:eastAsia="Calibri" w:hAnsi="Calibri" w:cs="Calibri"/>
          <w:sz w:val="24"/>
          <w:szCs w:val="24"/>
          <w:rtl/>
        </w:rPr>
        <w:t xml:space="preserve"> الطبية</w:t>
      </w:r>
      <w:ins w:id="325" w:author="Dr. Diana Hassan" w:date="2026-03-10T23:05:00Z" w16du:dateUtc="2026-03-10T20:05:00Z">
        <w:r w:rsidR="00EF2503">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w:t>
      </w:r>
      <w:del w:id="326" w:author="Dr. Diana Hassan" w:date="2026-03-10T23:05:00Z" w16du:dateUtc="2026-03-10T20:05:00Z">
        <w:r w:rsidR="2AF30782" w:rsidRPr="2AF30782" w:rsidDel="00EF2503">
          <w:rPr>
            <w:rFonts w:ascii="Calibri" w:eastAsia="Calibri" w:hAnsi="Calibri" w:cs="Calibri"/>
            <w:sz w:val="24"/>
            <w:szCs w:val="24"/>
            <w:rtl/>
          </w:rPr>
          <w:delText xml:space="preserve">قد يكون الموضوع شوي </w:delText>
        </w:r>
      </w:del>
      <w:r w:rsidR="2AF30782" w:rsidRPr="2AF30782">
        <w:rPr>
          <w:rFonts w:ascii="Calibri" w:eastAsia="Calibri" w:hAnsi="Calibri" w:cs="Calibri"/>
          <w:sz w:val="24"/>
          <w:szCs w:val="24"/>
          <w:rtl/>
        </w:rPr>
        <w:t xml:space="preserve">من وجهة نظر الشخصية اللي هي </w:t>
      </w:r>
      <w:r w:rsidR="2AF30782" w:rsidRPr="2AF30782">
        <w:rPr>
          <w:rFonts w:ascii="Calibri" w:eastAsia="Calibri" w:hAnsi="Calibri" w:cs="Calibri"/>
          <w:sz w:val="24"/>
          <w:szCs w:val="24"/>
        </w:rPr>
        <w:t>essentially</w:t>
      </w:r>
      <w:r w:rsidR="2AF30782" w:rsidRPr="2AF30782">
        <w:rPr>
          <w:rFonts w:ascii="Calibri" w:eastAsia="Calibri" w:hAnsi="Calibri" w:cs="Calibri"/>
          <w:sz w:val="24"/>
          <w:szCs w:val="24"/>
          <w:rtl/>
        </w:rPr>
        <w:t xml:space="preserve"> يعني اللي هو التداخل العامل الشخصي مع الروحي مع الاجتماعي</w:t>
      </w:r>
      <w:ins w:id="327" w:author="Dr. Diana Hassan" w:date="2026-03-10T23:06:00Z" w16du:dateUtc="2026-03-10T20:06:00Z">
        <w:r w:rsidR="00EF2503">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يعني ودي حتى يعني طريقة الواحد بيشوف</w:t>
      </w:r>
      <w:ins w:id="328" w:author="Dr. Diana Hassan" w:date="2026-03-10T23:07:00Z" w16du:dateUtc="2026-03-10T20:07:00Z">
        <w:r w:rsidR="00C74F2A">
          <w:rPr>
            <w:rFonts w:ascii="Calibri" w:eastAsia="Calibri" w:hAnsi="Calibri" w:cs="Calibri" w:hint="cs"/>
            <w:sz w:val="24"/>
            <w:szCs w:val="24"/>
            <w:rtl/>
          </w:rPr>
          <w:t xml:space="preserve"> في</w:t>
        </w:r>
      </w:ins>
      <w:r w:rsidR="2AF30782" w:rsidRPr="2AF30782">
        <w:rPr>
          <w:rFonts w:ascii="Calibri" w:eastAsia="Calibri" w:hAnsi="Calibri" w:cs="Calibri"/>
          <w:sz w:val="24"/>
          <w:szCs w:val="24"/>
          <w:rtl/>
        </w:rPr>
        <w:t>ها طريقة الحياة مش بس المرضى</w:t>
      </w:r>
      <w:ins w:id="329" w:author="Dr. Diana Hassan" w:date="2026-03-10T23:07:00Z" w16du:dateUtc="2026-03-10T20:07:00Z">
        <w:r w:rsidR="00C74F2A">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w:t>
      </w:r>
      <w:del w:id="330" w:author="Dr. Diana Hassan" w:date="2026-03-10T23:07:00Z" w16du:dateUtc="2026-03-10T20:07:00Z">
        <w:r w:rsidR="2AF30782" w:rsidRPr="2AF30782" w:rsidDel="00C74F2A">
          <w:rPr>
            <w:rFonts w:ascii="Calibri" w:eastAsia="Calibri" w:hAnsi="Calibri" w:cs="Calibri"/>
            <w:sz w:val="24"/>
            <w:szCs w:val="24"/>
            <w:rtl/>
          </w:rPr>
          <w:delText xml:space="preserve">او كده ومن هو مفروض تجربة شخصية او صح يعني انا في فترة درب ولا </w:delText>
        </w:r>
      </w:del>
      <w:r w:rsidR="2AF30782" w:rsidRPr="2AF30782">
        <w:rPr>
          <w:rFonts w:ascii="Calibri" w:eastAsia="Calibri" w:hAnsi="Calibri" w:cs="Calibri"/>
          <w:sz w:val="24"/>
          <w:szCs w:val="24"/>
          <w:rtl/>
        </w:rPr>
        <w:t xml:space="preserve">خلاص </w:t>
      </w:r>
      <w:del w:id="331" w:author="Dr. Diana Hassan" w:date="2026-03-10T23:06:00Z" w16du:dateUtc="2026-03-10T20:06:00Z">
        <w:r w:rsidR="2AF30782" w:rsidRPr="2AF30782" w:rsidDel="00C74F2A">
          <w:rPr>
            <w:rFonts w:ascii="Calibri" w:eastAsia="Calibri" w:hAnsi="Calibri" w:cs="Calibri"/>
            <w:sz w:val="24"/>
            <w:szCs w:val="24"/>
            <w:rtl/>
          </w:rPr>
          <w:delText xml:space="preserve">سؤال الرابع هو رح يكون من واقع تجربة تجربة شخصية اوكي خلاص بنخليه للاخر نروح </w:delText>
        </w:r>
      </w:del>
    </w:p>
    <w:p w14:paraId="49C60E5A" w14:textId="77777777" w:rsidR="00C74F2A" w:rsidRDefault="00C74F2A" w:rsidP="00C74F2A">
      <w:pPr>
        <w:bidi/>
        <w:rPr>
          <w:ins w:id="332" w:author="Dr. Diana Hassan" w:date="2026-03-10T23:06:00Z" w16du:dateUtc="2026-03-10T20:06:00Z"/>
          <w:rFonts w:ascii="Calibri" w:eastAsia="Calibri" w:hAnsi="Calibri" w:cs="Calibri"/>
          <w:sz w:val="24"/>
          <w:szCs w:val="24"/>
          <w:rtl/>
        </w:rPr>
      </w:pPr>
    </w:p>
    <w:p w14:paraId="1A7B1726" w14:textId="77777777" w:rsidR="00C74F2A" w:rsidRDefault="2AF30782" w:rsidP="00C74F2A">
      <w:pPr>
        <w:bidi/>
        <w:rPr>
          <w:ins w:id="333" w:author="Dr. Diana Hassan" w:date="2026-03-10T23:07:00Z" w16du:dateUtc="2026-03-10T20:07:00Z"/>
          <w:rFonts w:ascii="Calibri" w:eastAsia="Calibri" w:hAnsi="Calibri" w:cs="Calibri"/>
          <w:sz w:val="24"/>
          <w:szCs w:val="24"/>
          <w:rtl/>
        </w:rPr>
      </w:pPr>
      <w:del w:id="334" w:author="Dr. Diana Hassan" w:date="2026-03-10T23:07:00Z" w16du:dateUtc="2026-03-10T20:07:00Z">
        <w:r w:rsidRPr="2AF30782" w:rsidDel="00C74F2A">
          <w:rPr>
            <w:rFonts w:ascii="Calibri" w:eastAsia="Calibri" w:hAnsi="Calibri" w:cs="Calibri"/>
            <w:sz w:val="24"/>
            <w:szCs w:val="24"/>
            <w:rtl/>
          </w:rPr>
          <w:delText xml:space="preserve">من بيحب يضيف يعني تعريف العافية او معنى العافية من منظوركم الشخصي </w:delText>
        </w:r>
      </w:del>
    </w:p>
    <w:p w14:paraId="26A1AF01" w14:textId="7B706250" w:rsidR="00565DFF" w:rsidRDefault="007A1789" w:rsidP="00C74F2A">
      <w:pPr>
        <w:bidi/>
      </w:pPr>
      <w:ins w:id="335" w:author="Dr. Diana Hassan" w:date="2026-03-10T23:07:00Z" w16du:dateUtc="2026-03-10T20:07:00Z">
        <w:r w:rsidRPr="005C32C3">
          <w:rPr>
            <w:rFonts w:ascii="Calibri" w:eastAsia="Calibri" w:hAnsi="Calibri" w:cs="Calibri" w:hint="eastAsia"/>
            <w:sz w:val="24"/>
            <w:szCs w:val="24"/>
            <w:highlight w:val="yellow"/>
            <w:rtl/>
            <w:rPrChange w:id="336" w:author="Dr. Diana Hassan" w:date="2026-03-11T00:29:00Z" w16du:dateUtc="2026-03-10T21:29:00Z">
              <w:rPr>
                <w:rFonts w:ascii="Calibri" w:eastAsia="Calibri" w:hAnsi="Calibri" w:cs="Calibri" w:hint="eastAsia"/>
                <w:sz w:val="24"/>
                <w:szCs w:val="24"/>
                <w:rtl/>
              </w:rPr>
            </w:rPrChange>
          </w:rPr>
          <w:t>د</w:t>
        </w:r>
        <w:r w:rsidRPr="005C32C3">
          <w:rPr>
            <w:rFonts w:ascii="Calibri" w:eastAsia="Calibri" w:hAnsi="Calibri" w:cs="Calibri"/>
            <w:sz w:val="24"/>
            <w:szCs w:val="24"/>
            <w:highlight w:val="yellow"/>
            <w:rtl/>
            <w:rPrChange w:id="337" w:author="Dr. Diana Hassan" w:date="2026-03-11T00:29:00Z" w16du:dateUtc="2026-03-10T21:29:00Z">
              <w:rPr>
                <w:rFonts w:ascii="Calibri" w:eastAsia="Calibri" w:hAnsi="Calibri" w:cs="Calibri"/>
                <w:sz w:val="24"/>
                <w:szCs w:val="24"/>
                <w:rtl/>
              </w:rPr>
            </w:rPrChange>
          </w:rPr>
          <w:t xml:space="preserve">. </w:t>
        </w:r>
      </w:ins>
      <w:r w:rsidR="2AF30782" w:rsidRPr="005C32C3">
        <w:rPr>
          <w:rFonts w:ascii="Calibri" w:eastAsia="Calibri" w:hAnsi="Calibri" w:cs="Calibri"/>
          <w:sz w:val="24"/>
          <w:szCs w:val="24"/>
          <w:highlight w:val="yellow"/>
          <w:rtl/>
          <w:rPrChange w:id="338" w:author="Dr. Diana Hassan" w:date="2026-03-11T00:29:00Z" w16du:dateUtc="2026-03-10T21:29:00Z">
            <w:rPr>
              <w:rFonts w:ascii="Calibri" w:eastAsia="Calibri" w:hAnsi="Calibri" w:cs="Calibri"/>
              <w:sz w:val="24"/>
              <w:szCs w:val="24"/>
              <w:rtl/>
            </w:rPr>
          </w:rPrChange>
        </w:rPr>
        <w:t>درو</w:t>
      </w:r>
      <w:ins w:id="339" w:author="Dr. Diana Hassan" w:date="2026-03-10T23:07:00Z" w16du:dateUtc="2026-03-10T20:07:00Z">
        <w:r w:rsidRPr="005C32C3">
          <w:rPr>
            <w:rFonts w:ascii="Calibri" w:eastAsia="Calibri" w:hAnsi="Calibri" w:cs="Calibri" w:hint="eastAsia"/>
            <w:sz w:val="24"/>
            <w:szCs w:val="24"/>
            <w:highlight w:val="yellow"/>
            <w:rtl/>
            <w:rPrChange w:id="340" w:author="Dr. Diana Hassan" w:date="2026-03-11T00:29:00Z" w16du:dateUtc="2026-03-10T21:29:00Z">
              <w:rPr>
                <w:rFonts w:ascii="Calibri" w:eastAsia="Calibri" w:hAnsi="Calibri" w:cs="Calibri" w:hint="eastAsia"/>
                <w:sz w:val="24"/>
                <w:szCs w:val="24"/>
                <w:rtl/>
              </w:rPr>
            </w:rPrChange>
          </w:rPr>
          <w:t>ي</w:t>
        </w:r>
      </w:ins>
      <w:r w:rsidR="2AF30782" w:rsidRPr="005C32C3">
        <w:rPr>
          <w:rFonts w:ascii="Calibri" w:eastAsia="Calibri" w:hAnsi="Calibri" w:cs="Calibri"/>
          <w:sz w:val="24"/>
          <w:szCs w:val="24"/>
          <w:highlight w:val="yellow"/>
          <w:rtl/>
          <w:rPrChange w:id="341" w:author="Dr. Diana Hassan" w:date="2026-03-11T00:29:00Z" w16du:dateUtc="2026-03-10T21:29:00Z">
            <w:rPr>
              <w:rFonts w:ascii="Calibri" w:eastAsia="Calibri" w:hAnsi="Calibri" w:cs="Calibri"/>
              <w:sz w:val="24"/>
              <w:szCs w:val="24"/>
              <w:rtl/>
            </w:rPr>
          </w:rPrChange>
        </w:rPr>
        <w:t xml:space="preserve">ش </w:t>
      </w:r>
      <w:del w:id="342" w:author="Dr. Diana Hassan" w:date="2026-03-10T23:07:00Z" w16du:dateUtc="2026-03-10T20:07:00Z">
        <w:r w:rsidR="2AF30782" w:rsidRPr="005C32C3" w:rsidDel="007A1789">
          <w:rPr>
            <w:rFonts w:ascii="Calibri" w:eastAsia="Calibri" w:hAnsi="Calibri" w:cs="Calibri"/>
            <w:sz w:val="24"/>
            <w:szCs w:val="24"/>
            <w:highlight w:val="yellow"/>
            <w:rtl/>
            <w:rPrChange w:id="343" w:author="Dr. Diana Hassan" w:date="2026-03-11T00:29:00Z" w16du:dateUtc="2026-03-10T21:29:00Z">
              <w:rPr>
                <w:rFonts w:ascii="Calibri" w:eastAsia="Calibri" w:hAnsi="Calibri" w:cs="Calibri"/>
                <w:sz w:val="24"/>
                <w:szCs w:val="24"/>
                <w:rtl/>
              </w:rPr>
            </w:rPrChange>
          </w:rPr>
          <w:delText xml:space="preserve">العمالي </w:delText>
        </w:r>
      </w:del>
      <w:ins w:id="344" w:author="Dr. Diana Hassan" w:date="2026-03-10T23:07:00Z" w16du:dateUtc="2026-03-10T20:07:00Z">
        <w:r w:rsidRPr="005C32C3">
          <w:rPr>
            <w:rFonts w:ascii="Calibri" w:eastAsia="Calibri" w:hAnsi="Calibri" w:cs="Calibri"/>
            <w:sz w:val="24"/>
            <w:szCs w:val="24"/>
            <w:highlight w:val="yellow"/>
            <w:rtl/>
            <w:rPrChange w:id="345" w:author="Dr. Diana Hassan" w:date="2026-03-11T00:29:00Z" w16du:dateUtc="2026-03-10T21:29:00Z">
              <w:rPr>
                <w:rFonts w:ascii="Calibri" w:eastAsia="Calibri" w:hAnsi="Calibri" w:cs="Calibri"/>
                <w:sz w:val="24"/>
                <w:szCs w:val="24"/>
                <w:rtl/>
              </w:rPr>
            </w:rPrChange>
          </w:rPr>
          <w:t>العما</w:t>
        </w:r>
        <w:r w:rsidRPr="005C32C3">
          <w:rPr>
            <w:rFonts w:ascii="Calibri" w:eastAsia="Calibri" w:hAnsi="Calibri" w:cs="Calibri" w:hint="eastAsia"/>
            <w:sz w:val="24"/>
            <w:szCs w:val="24"/>
            <w:highlight w:val="yellow"/>
            <w:rtl/>
            <w:rPrChange w:id="346" w:author="Dr. Diana Hassan" w:date="2026-03-11T00:29:00Z" w16du:dateUtc="2026-03-10T21:29:00Z">
              <w:rPr>
                <w:rFonts w:ascii="Calibri" w:eastAsia="Calibri" w:hAnsi="Calibri" w:cs="Calibri" w:hint="eastAsia"/>
                <w:sz w:val="24"/>
                <w:szCs w:val="24"/>
                <w:rtl/>
              </w:rPr>
            </w:rPrChange>
          </w:rPr>
          <w:t>د</w:t>
        </w:r>
        <w:r w:rsidRPr="005C32C3">
          <w:rPr>
            <w:rFonts w:ascii="Calibri" w:eastAsia="Calibri" w:hAnsi="Calibri" w:cs="Calibri"/>
            <w:sz w:val="24"/>
            <w:szCs w:val="24"/>
            <w:highlight w:val="yellow"/>
            <w:rtl/>
            <w:rPrChange w:id="347" w:author="Dr. Diana Hassan" w:date="2026-03-11T00:29:00Z" w16du:dateUtc="2026-03-10T21:29:00Z">
              <w:rPr>
                <w:rFonts w:ascii="Calibri" w:eastAsia="Calibri" w:hAnsi="Calibri" w:cs="Calibri"/>
                <w:sz w:val="24"/>
                <w:szCs w:val="24"/>
                <w:rtl/>
              </w:rPr>
            </w:rPrChange>
          </w:rPr>
          <w:t>ي</w:t>
        </w:r>
        <w:r>
          <w:rPr>
            <w:rFonts w:ascii="Calibri" w:eastAsia="Calibri" w:hAnsi="Calibri" w:cs="Calibri" w:hint="cs"/>
            <w:sz w:val="24"/>
            <w:szCs w:val="24"/>
            <w:rtl/>
          </w:rPr>
          <w:t xml:space="preserve">: </w:t>
        </w:r>
        <w:r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اه يعني من وجهة نظري طبعا يعني لما تقول انا بعافية وخير في الغالب منظور الصحي</w:t>
      </w:r>
      <w:ins w:id="348" w:author="Dr. Diana Hassan" w:date="2026-03-10T23:08:00Z" w16du:dateUtc="2026-03-10T20:08:00Z">
        <w:r w:rsidR="00B367C8">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انا الحمدلله انا مو مريض عايش ماشي بصحة يعني ادي حياتي اليومية بشكل سليم</w:t>
      </w:r>
      <w:ins w:id="349" w:author="Dr. Diana Hassan" w:date="2026-03-10T23:08:00Z" w16du:dateUtc="2026-03-10T20:08:00Z">
        <w:r w:rsidR="00B367C8">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هذا الصفة الغالبة طبعا ضمن هذا </w:t>
      </w:r>
      <w:del w:id="350" w:author="Dr. Diana Hassan" w:date="2026-03-10T23:08:00Z" w16du:dateUtc="2026-03-10T20:08:00Z">
        <w:r w:rsidR="2AF30782" w:rsidRPr="2AF30782" w:rsidDel="00876B18">
          <w:rPr>
            <w:rFonts w:ascii="Calibri" w:eastAsia="Calibri" w:hAnsi="Calibri" w:cs="Calibri"/>
            <w:sz w:val="24"/>
            <w:szCs w:val="24"/>
            <w:rtl/>
          </w:rPr>
          <w:delText>الاشياء</w:delText>
        </w:r>
      </w:del>
      <w:ins w:id="351" w:author="Dr. Diana Hassan" w:date="2026-03-10T23:08:00Z" w16du:dateUtc="2026-03-10T20:08:00Z">
        <w:r w:rsidR="00876B18">
          <w:rPr>
            <w:rFonts w:ascii="Calibri" w:eastAsia="Calibri" w:hAnsi="Calibri" w:cs="Calibri" w:hint="cs"/>
            <w:sz w:val="24"/>
            <w:szCs w:val="24"/>
            <w:rtl/>
          </w:rPr>
          <w:t>الأشياء.</w:t>
        </w:r>
      </w:ins>
      <w:r w:rsidR="2AF30782" w:rsidRPr="2AF30782">
        <w:rPr>
          <w:rFonts w:ascii="Calibri" w:eastAsia="Calibri" w:hAnsi="Calibri" w:cs="Calibri"/>
          <w:sz w:val="24"/>
          <w:szCs w:val="24"/>
          <w:rtl/>
        </w:rPr>
        <w:t xml:space="preserve"> ان</w:t>
      </w:r>
      <w:ins w:id="352" w:author="Dr. Diana Hassan" w:date="2026-03-10T23:08:00Z" w16du:dateUtc="2026-03-10T20:08:00Z">
        <w:r w:rsidR="00876B18">
          <w:rPr>
            <w:rFonts w:ascii="Calibri" w:eastAsia="Calibri" w:hAnsi="Calibri" w:cs="Calibri" w:hint="cs"/>
            <w:sz w:val="24"/>
            <w:szCs w:val="24"/>
            <w:rtl/>
          </w:rPr>
          <w:t>ا</w:t>
        </w:r>
      </w:ins>
      <w:r w:rsidR="2AF30782" w:rsidRPr="2AF30782">
        <w:rPr>
          <w:rFonts w:ascii="Calibri" w:eastAsia="Calibri" w:hAnsi="Calibri" w:cs="Calibri"/>
          <w:sz w:val="24"/>
          <w:szCs w:val="24"/>
          <w:rtl/>
        </w:rPr>
        <w:t xml:space="preserve"> لو كان عندي مشكلة مع ابني مع زوجتي مع جاري فاذا مستوى العافية هذه اقل من ان ما تكون بس انا اقول بصفة عامة لو سألنا الناس في الغالب</w:t>
      </w:r>
      <w:ins w:id="353" w:author="Dr. Diana Hassan" w:date="2026-03-10T23:09:00Z" w16du:dateUtc="2026-03-10T20:09:00Z">
        <w:r w:rsidR="00876B18">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العافية مرتبطة باي جانب هو بالجانب الصحي النفسي والعلاقات الاجتماعية السليمة هذا في الغالب هو فانا وجهة نظري يعني اكثر ما يتبادل الى ذهن الانسان في كلمة العافية هو الجانب البدني الصحي اكثر منه الجوانب </w:t>
      </w:r>
      <w:del w:id="354" w:author="Dr. Diana Hassan" w:date="2026-03-10T23:09:00Z" w16du:dateUtc="2026-03-10T20:09:00Z">
        <w:r w:rsidR="2AF30782" w:rsidRPr="2AF30782" w:rsidDel="00034EE0">
          <w:rPr>
            <w:rFonts w:ascii="Calibri" w:eastAsia="Calibri" w:hAnsi="Calibri" w:cs="Calibri"/>
            <w:sz w:val="24"/>
            <w:szCs w:val="24"/>
            <w:rtl/>
          </w:rPr>
          <w:delText>الاخرى</w:delText>
        </w:r>
      </w:del>
      <w:ins w:id="355" w:author="Dr. Diana Hassan" w:date="2026-03-10T23:09:00Z" w16du:dateUtc="2026-03-10T20:09:00Z">
        <w:r w:rsidR="00034EE0">
          <w:rPr>
            <w:rFonts w:ascii="Calibri" w:eastAsia="Calibri" w:hAnsi="Calibri" w:cs="Calibri" w:hint="cs"/>
            <w:sz w:val="24"/>
            <w:szCs w:val="24"/>
            <w:rtl/>
          </w:rPr>
          <w:t>الأخرى.</w:t>
        </w:r>
      </w:ins>
      <w:r w:rsidR="2AF30782" w:rsidRPr="2AF30782">
        <w:rPr>
          <w:rFonts w:ascii="Calibri" w:eastAsia="Calibri" w:hAnsi="Calibri" w:cs="Calibri"/>
          <w:sz w:val="24"/>
          <w:szCs w:val="24"/>
          <w:rtl/>
        </w:rPr>
        <w:t xml:space="preserve"> وان كانت الجوانب الاخرى كلها لها ايضا </w:t>
      </w:r>
      <w:del w:id="356" w:author="Dr. Diana Hassan" w:date="2026-03-10T23:10:00Z" w16du:dateUtc="2026-03-10T20:10:00Z">
        <w:r w:rsidR="2AF30782" w:rsidRPr="2AF30782" w:rsidDel="00F35C08">
          <w:rPr>
            <w:rFonts w:ascii="Calibri" w:eastAsia="Calibri" w:hAnsi="Calibri" w:cs="Calibri"/>
            <w:sz w:val="24"/>
            <w:szCs w:val="24"/>
            <w:rtl/>
          </w:rPr>
          <w:delText xml:space="preserve">ملدودات </w:delText>
        </w:r>
      </w:del>
      <w:ins w:id="357" w:author="Dr. Diana Hassan" w:date="2026-03-10T23:10:00Z" w16du:dateUtc="2026-03-10T20:10:00Z">
        <w:r w:rsidR="00F35C08" w:rsidRPr="2AF30782">
          <w:rPr>
            <w:rFonts w:ascii="Calibri" w:eastAsia="Calibri" w:hAnsi="Calibri" w:cs="Calibri"/>
            <w:sz w:val="24"/>
            <w:szCs w:val="24"/>
            <w:rtl/>
          </w:rPr>
          <w:t>م</w:t>
        </w:r>
        <w:r w:rsidR="00F35C08">
          <w:rPr>
            <w:rFonts w:ascii="Calibri" w:eastAsia="Calibri" w:hAnsi="Calibri" w:cs="Calibri" w:hint="cs"/>
            <w:sz w:val="24"/>
            <w:szCs w:val="24"/>
            <w:rtl/>
          </w:rPr>
          <w:t>م</w:t>
        </w:r>
        <w:r w:rsidR="00F35C08" w:rsidRPr="2AF30782">
          <w:rPr>
            <w:rFonts w:ascii="Calibri" w:eastAsia="Calibri" w:hAnsi="Calibri" w:cs="Calibri"/>
            <w:sz w:val="24"/>
            <w:szCs w:val="24"/>
            <w:rtl/>
          </w:rPr>
          <w:t xml:space="preserve">دودات </w:t>
        </w:r>
      </w:ins>
      <w:r w:rsidR="2AF30782" w:rsidRPr="2AF30782">
        <w:rPr>
          <w:rFonts w:ascii="Calibri" w:eastAsia="Calibri" w:hAnsi="Calibri" w:cs="Calibri"/>
          <w:sz w:val="24"/>
          <w:szCs w:val="24"/>
          <w:rtl/>
        </w:rPr>
        <w:t xml:space="preserve">مرتبطة بالعافية يعني وهذا مختلف عن </w:t>
      </w:r>
      <w:del w:id="358" w:author="Dr. Diana Hassan" w:date="2026-03-10T23:10:00Z" w16du:dateUtc="2026-03-10T20:10:00Z">
        <w:r w:rsidR="2AF30782" w:rsidRPr="2AF30782" w:rsidDel="005E05F3">
          <w:rPr>
            <w:rFonts w:ascii="Calibri" w:eastAsia="Calibri" w:hAnsi="Calibri" w:cs="Calibri"/>
            <w:sz w:val="24"/>
            <w:szCs w:val="24"/>
            <w:rtl/>
          </w:rPr>
          <w:delText xml:space="preserve">قطية </w:delText>
        </w:r>
      </w:del>
      <w:ins w:id="359" w:author="Dr. Diana Hassan" w:date="2026-03-10T23:10:00Z" w16du:dateUtc="2026-03-10T20:10:00Z">
        <w:r w:rsidR="005E05F3" w:rsidRPr="2AF30782">
          <w:rPr>
            <w:rFonts w:ascii="Calibri" w:eastAsia="Calibri" w:hAnsi="Calibri" w:cs="Calibri"/>
            <w:sz w:val="24"/>
            <w:szCs w:val="24"/>
            <w:rtl/>
          </w:rPr>
          <w:t>ق</w:t>
        </w:r>
        <w:r w:rsidR="005E05F3">
          <w:rPr>
            <w:rFonts w:ascii="Calibri" w:eastAsia="Calibri" w:hAnsi="Calibri" w:cs="Calibri" w:hint="cs"/>
            <w:sz w:val="24"/>
            <w:szCs w:val="24"/>
            <w:rtl/>
          </w:rPr>
          <w:t>ض</w:t>
        </w:r>
        <w:r w:rsidR="005E05F3" w:rsidRPr="2AF30782">
          <w:rPr>
            <w:rFonts w:ascii="Calibri" w:eastAsia="Calibri" w:hAnsi="Calibri" w:cs="Calibri"/>
            <w:sz w:val="24"/>
            <w:szCs w:val="24"/>
            <w:rtl/>
          </w:rPr>
          <w:t xml:space="preserve">ية </w:t>
        </w:r>
      </w:ins>
      <w:r w:rsidR="2AF30782" w:rsidRPr="2AF30782">
        <w:rPr>
          <w:rFonts w:ascii="Calibri" w:eastAsia="Calibri" w:hAnsi="Calibri" w:cs="Calibri"/>
          <w:sz w:val="24"/>
          <w:szCs w:val="24"/>
          <w:rtl/>
        </w:rPr>
        <w:t>الرفاهية</w:t>
      </w:r>
      <w:ins w:id="360" w:author="Dr. Diana Hassan" w:date="2026-03-10T23:10:00Z" w16du:dateUtc="2026-03-10T20:10:00Z">
        <w:r w:rsidR="005E05F3">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يعني انا اعتقد الرفاهية مستوى اخر ليس له علاقة بالهاي</w:t>
      </w:r>
      <w:ins w:id="361" w:author="Dr. Diana Hassan" w:date="2026-03-10T23:10:00Z" w16du:dateUtc="2026-03-10T20:10:00Z">
        <w:r w:rsidR="005E05F3">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الرفاهية في الغالب مستوى مادي يعني مرتبط بالجانب المادي اكثر منه من جوانب الاخرى لان احنا ما نقول فلان هذا عنده حياة مرفهة معناه انه يستطيع ماديا ان يعيش في مستوى مختلف عن المستوى المتوسط يعني على سبيل مثال هذا مرفه ياخذ طيارة خاصة يسافر على سبيل </w:t>
      </w:r>
      <w:ins w:id="362" w:author="Dr. Diana Hassan" w:date="2026-03-10T23:11:00Z" w16du:dateUtc="2026-03-10T20:11:00Z">
        <w:r w:rsidR="00C95314">
          <w:rPr>
            <w:rFonts w:ascii="Calibri" w:eastAsia="Calibri" w:hAnsi="Calibri" w:cs="Calibri" w:hint="cs"/>
            <w:sz w:val="24"/>
            <w:szCs w:val="24"/>
            <w:rtl/>
          </w:rPr>
          <w:t>ال</w:t>
        </w:r>
      </w:ins>
      <w:r w:rsidR="2AF30782" w:rsidRPr="2AF30782">
        <w:rPr>
          <w:rFonts w:ascii="Calibri" w:eastAsia="Calibri" w:hAnsi="Calibri" w:cs="Calibri"/>
          <w:sz w:val="24"/>
          <w:szCs w:val="24"/>
          <w:rtl/>
        </w:rPr>
        <w:t>مثال</w:t>
      </w:r>
      <w:ins w:id="363" w:author="Dr. Diana Hassan" w:date="2026-03-10T23:11:00Z" w16du:dateUtc="2026-03-10T20:11:00Z">
        <w:r w:rsidR="00C95314">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الناس كلها يسافر على البي</w:t>
      </w:r>
      <w:ins w:id="364" w:author="Dr. Diana Hassan" w:date="2026-03-10T23:11:00Z" w16du:dateUtc="2026-03-10T20:11:00Z">
        <w:r w:rsidR="004A47B5">
          <w:rPr>
            <w:rFonts w:ascii="Calibri" w:eastAsia="Calibri" w:hAnsi="Calibri" w:cs="Calibri" w:hint="cs"/>
            <w:sz w:val="24"/>
            <w:szCs w:val="24"/>
            <w:rtl/>
          </w:rPr>
          <w:t xml:space="preserve">زنس </w:t>
        </w:r>
      </w:ins>
      <w:del w:id="365" w:author="Dr. Diana Hassan" w:date="2026-03-10T23:11:00Z" w16du:dateUtc="2026-03-10T20:11:00Z">
        <w:r w:rsidR="2AF30782" w:rsidRPr="2AF30782" w:rsidDel="004A47B5">
          <w:rPr>
            <w:rFonts w:ascii="Calibri" w:eastAsia="Calibri" w:hAnsi="Calibri" w:cs="Calibri"/>
            <w:sz w:val="24"/>
            <w:szCs w:val="24"/>
            <w:rtl/>
          </w:rPr>
          <w:delText xml:space="preserve">لنس </w:delText>
        </w:r>
      </w:del>
      <w:r w:rsidR="2AF30782" w:rsidRPr="2AF30782">
        <w:rPr>
          <w:rFonts w:ascii="Calibri" w:eastAsia="Calibri" w:hAnsi="Calibri" w:cs="Calibri"/>
          <w:sz w:val="24"/>
          <w:szCs w:val="24"/>
          <w:rtl/>
        </w:rPr>
        <w:t>ولا الفيرس</w:t>
      </w:r>
      <w:ins w:id="366" w:author="Dr. Diana Hassan" w:date="2026-03-10T23:12:00Z" w16du:dateUtc="2026-03-10T20:12:00Z">
        <w:r w:rsidR="004A47B5">
          <w:rPr>
            <w:rFonts w:ascii="Calibri" w:eastAsia="Calibri" w:hAnsi="Calibri" w:cs="Calibri" w:hint="cs"/>
            <w:sz w:val="24"/>
            <w:szCs w:val="24"/>
            <w:rtl/>
          </w:rPr>
          <w:t>ت</w:t>
        </w:r>
      </w:ins>
      <w:r w:rsidR="2AF30782" w:rsidRPr="2AF30782">
        <w:rPr>
          <w:rFonts w:ascii="Calibri" w:eastAsia="Calibri" w:hAnsi="Calibri" w:cs="Calibri"/>
          <w:sz w:val="24"/>
          <w:szCs w:val="24"/>
          <w:rtl/>
        </w:rPr>
        <w:t xml:space="preserve"> ولا الايكونومي </w:t>
      </w:r>
      <w:ins w:id="367" w:author="Dr. Diana Hassan" w:date="2026-03-10T23:12:00Z" w16du:dateUtc="2026-03-10T20:12:00Z">
        <w:r w:rsidR="004A47B5">
          <w:rPr>
            <w:rFonts w:ascii="Calibri" w:eastAsia="Calibri" w:hAnsi="Calibri" w:cs="Calibri" w:hint="cs"/>
            <w:sz w:val="24"/>
            <w:szCs w:val="24"/>
            <w:rtl/>
          </w:rPr>
          <w:t xml:space="preserve">. </w:t>
        </w:r>
      </w:ins>
      <w:r w:rsidR="2AF30782" w:rsidRPr="2AF30782">
        <w:rPr>
          <w:rFonts w:ascii="Calibri" w:eastAsia="Calibri" w:hAnsi="Calibri" w:cs="Calibri"/>
          <w:sz w:val="24"/>
          <w:szCs w:val="24"/>
          <w:rtl/>
        </w:rPr>
        <w:t xml:space="preserve">في طيارة فيها </w:t>
      </w:r>
      <w:r w:rsidR="2AF30782" w:rsidRPr="2AF30782">
        <w:rPr>
          <w:rFonts w:ascii="Calibri" w:eastAsia="Calibri" w:hAnsi="Calibri" w:cs="Calibri"/>
          <w:sz w:val="24"/>
          <w:szCs w:val="24"/>
        </w:rPr>
        <w:t>50</w:t>
      </w:r>
      <w:r w:rsidR="2AF30782" w:rsidRPr="2AF30782">
        <w:rPr>
          <w:rFonts w:ascii="Calibri" w:eastAsia="Calibri" w:hAnsi="Calibri" w:cs="Calibri"/>
          <w:sz w:val="24"/>
          <w:szCs w:val="24"/>
          <w:rtl/>
        </w:rPr>
        <w:t xml:space="preserve"> واحد هو ياخذ طيارة بنفسه لانه مرفه عنده من المقدرة المادية</w:t>
      </w:r>
      <w:ins w:id="368" w:author="Dr. Diana Hassan" w:date="2026-03-10T23:12:00Z" w16du:dateUtc="2026-03-10T20:12:00Z">
        <w:r w:rsidR="004A47B5">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فالرفاهية في الغالب مادية وليست هناك رفاهية نفسية انا اعتقد ما فيه هناك رفاهية نفسية</w:t>
      </w:r>
      <w:ins w:id="369" w:author="Dr. Diana Hassan" w:date="2026-03-10T23:12:00Z" w16du:dateUtc="2026-03-10T20:12:00Z">
        <w:r w:rsidR="00487E64">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يعني ما فيه واحد يقول انا والله عندي وصلت حالة نفسية فيها رفاهية. انا اعتقد ما في</w:t>
      </w:r>
      <w:ins w:id="370" w:author="Dr. Diana Hassan" w:date="2026-03-10T23:12:00Z" w16du:dateUtc="2026-03-10T20:12:00Z">
        <w:r w:rsidR="00487E64">
          <w:rPr>
            <w:rFonts w:ascii="Calibri" w:eastAsia="Calibri" w:hAnsi="Calibri" w:cs="Calibri" w:hint="cs"/>
            <w:sz w:val="24"/>
            <w:szCs w:val="24"/>
            <w:rtl/>
          </w:rPr>
          <w:t xml:space="preserve"> </w:t>
        </w:r>
      </w:ins>
      <w:del w:id="371" w:author="Dr. Diana Hassan" w:date="2026-03-10T23:12:00Z" w16du:dateUtc="2026-03-10T20:12:00Z">
        <w:r w:rsidR="2AF30782" w:rsidRPr="2AF30782" w:rsidDel="00487E64">
          <w:rPr>
            <w:rFonts w:ascii="Calibri" w:eastAsia="Calibri" w:hAnsi="Calibri" w:cs="Calibri"/>
            <w:sz w:val="24"/>
            <w:szCs w:val="24"/>
            <w:rtl/>
          </w:rPr>
          <w:delText>ها</w:delText>
        </w:r>
      </w:del>
      <w:r w:rsidR="2AF30782" w:rsidRPr="2AF30782">
        <w:rPr>
          <w:rFonts w:ascii="Calibri" w:eastAsia="Calibri" w:hAnsi="Calibri" w:cs="Calibri"/>
          <w:sz w:val="24"/>
          <w:szCs w:val="24"/>
          <w:rtl/>
        </w:rPr>
        <w:t xml:space="preserve">. طبعا يعني </w:t>
      </w:r>
      <w:del w:id="372" w:author="Dr. Diana Hassan" w:date="2026-03-10T23:12:00Z" w16du:dateUtc="2026-03-10T20:12:00Z">
        <w:r w:rsidR="2AF30782" w:rsidRPr="2AF30782" w:rsidDel="00487E64">
          <w:rPr>
            <w:rFonts w:ascii="Calibri" w:eastAsia="Calibri" w:hAnsi="Calibri" w:cs="Calibri"/>
            <w:sz w:val="24"/>
            <w:szCs w:val="24"/>
            <w:rtl/>
          </w:rPr>
          <w:delText xml:space="preserve">يعني </w:delText>
        </w:r>
      </w:del>
      <w:r w:rsidR="2AF30782" w:rsidRPr="2AF30782">
        <w:rPr>
          <w:rFonts w:ascii="Calibri" w:eastAsia="Calibri" w:hAnsi="Calibri" w:cs="Calibri"/>
          <w:sz w:val="24"/>
          <w:szCs w:val="24"/>
          <w:rtl/>
        </w:rPr>
        <w:t>انا وجهة نظري هذا لا يوجد.</w:t>
      </w:r>
    </w:p>
    <w:p w14:paraId="672A6659" w14:textId="77777777" w:rsidR="00565DFF" w:rsidRDefault="00565DFF">
      <w:pPr>
        <w:bidi/>
      </w:pPr>
    </w:p>
    <w:p w14:paraId="7C757B8A" w14:textId="554BDC43" w:rsidR="00565DFF" w:rsidDel="00487E64" w:rsidRDefault="2AF30782">
      <w:pPr>
        <w:bidi/>
        <w:rPr>
          <w:del w:id="373" w:author="Dr. Diana Hassan" w:date="2026-03-10T23:12:00Z" w16du:dateUtc="2026-03-10T20:12:00Z"/>
        </w:rPr>
      </w:pPr>
      <w:del w:id="374" w:author="Dr. Diana Hassan" w:date="2026-03-10T23:12:00Z" w16du:dateUtc="2026-03-10T20:12:00Z">
        <w:r w:rsidRPr="2AF30782" w:rsidDel="00487E64">
          <w:rPr>
            <w:rFonts w:ascii="Calibri" w:eastAsia="Calibri" w:hAnsi="Calibri" w:cs="Calibri"/>
            <w:sz w:val="24"/>
            <w:szCs w:val="24"/>
            <w:rtl/>
          </w:rPr>
          <w:delText>لا يوجد. هذا التصاقب لا يوجد. يعني.</w:delText>
        </w:r>
      </w:del>
    </w:p>
    <w:p w14:paraId="0A37501D" w14:textId="77777777" w:rsidR="00565DFF" w:rsidRDefault="00565DFF">
      <w:pPr>
        <w:bidi/>
      </w:pPr>
    </w:p>
    <w:p w14:paraId="4BBD8171" w14:textId="77777777" w:rsidR="0005559F" w:rsidRDefault="2AF30782">
      <w:pPr>
        <w:bidi/>
        <w:rPr>
          <w:ins w:id="375" w:author="Dr. Diana Hassan" w:date="2026-03-10T23:13:00Z" w16du:dateUtc="2026-03-10T20:13:00Z"/>
          <w:rFonts w:ascii="Calibri" w:eastAsia="Calibri" w:hAnsi="Calibri" w:cs="Calibri"/>
          <w:sz w:val="24"/>
          <w:szCs w:val="24"/>
          <w:rtl/>
        </w:rPr>
      </w:pPr>
      <w:del w:id="376" w:author="Dr. Diana Hassan" w:date="2026-03-10T23:12:00Z" w16du:dateUtc="2026-03-10T20:12:00Z">
        <w:r w:rsidRPr="2AF30782" w:rsidDel="00487E64">
          <w:rPr>
            <w:rFonts w:ascii="Calibri" w:eastAsia="Calibri" w:hAnsi="Calibri" w:cs="Calibri"/>
            <w:sz w:val="24"/>
            <w:szCs w:val="24"/>
            <w:rtl/>
          </w:rPr>
          <w:delText xml:space="preserve">لكن </w:delText>
        </w:r>
      </w:del>
      <w:r w:rsidRPr="2AF30782">
        <w:rPr>
          <w:rFonts w:ascii="Calibri" w:eastAsia="Calibri" w:hAnsi="Calibri" w:cs="Calibri"/>
          <w:sz w:val="24"/>
          <w:szCs w:val="24"/>
          <w:rtl/>
        </w:rPr>
        <w:t xml:space="preserve">لكن ماديا ممكن تصل الى يعني فقط. </w:t>
      </w:r>
    </w:p>
    <w:p w14:paraId="587A7CC0" w14:textId="77777777" w:rsidR="0005559F" w:rsidRDefault="0005559F" w:rsidP="0005559F">
      <w:pPr>
        <w:bidi/>
        <w:rPr>
          <w:ins w:id="377" w:author="Dr. Diana Hassan" w:date="2026-03-10T23:13:00Z" w16du:dateUtc="2026-03-10T20:13:00Z"/>
          <w:rFonts w:ascii="Calibri" w:eastAsia="Calibri" w:hAnsi="Calibri" w:cs="Calibri"/>
          <w:sz w:val="24"/>
          <w:szCs w:val="24"/>
          <w:rtl/>
        </w:rPr>
      </w:pPr>
    </w:p>
    <w:p w14:paraId="49CEE933" w14:textId="77777777" w:rsidR="0005559F" w:rsidRDefault="0005559F" w:rsidP="0005559F">
      <w:pPr>
        <w:bidi/>
        <w:rPr>
          <w:ins w:id="378" w:author="Dr. Diana Hassan" w:date="2026-03-10T23:13:00Z" w16du:dateUtc="2026-03-10T20:13:00Z"/>
          <w:rFonts w:ascii="Calibri" w:eastAsia="Calibri" w:hAnsi="Calibri" w:cs="Calibri"/>
          <w:sz w:val="24"/>
          <w:szCs w:val="24"/>
          <w:rtl/>
        </w:rPr>
      </w:pPr>
    </w:p>
    <w:p w14:paraId="5613B7D7" w14:textId="3DABE33B" w:rsidR="00565DFF" w:rsidRDefault="0005559F" w:rsidP="0005559F">
      <w:pPr>
        <w:bidi/>
      </w:pPr>
      <w:ins w:id="379" w:author="Dr. Diana Hassan" w:date="2026-03-10T23:13:00Z" w16du:dateUtc="2026-03-10T20:13:00Z">
        <w:r w:rsidRPr="005C32C3">
          <w:rPr>
            <w:rFonts w:ascii="Calibri" w:eastAsia="Calibri" w:hAnsi="Calibri" w:cs="Calibri" w:hint="eastAsia"/>
            <w:sz w:val="24"/>
            <w:szCs w:val="24"/>
            <w:highlight w:val="yellow"/>
            <w:rtl/>
            <w:rPrChange w:id="380" w:author="Dr. Diana Hassan" w:date="2026-03-11T00:29:00Z" w16du:dateUtc="2026-03-10T21:29:00Z">
              <w:rPr>
                <w:rFonts w:ascii="Calibri" w:eastAsia="Calibri" w:hAnsi="Calibri" w:cs="Calibri" w:hint="eastAsia"/>
                <w:sz w:val="24"/>
                <w:szCs w:val="24"/>
                <w:rtl/>
              </w:rPr>
            </w:rPrChange>
          </w:rPr>
          <w:t>مريم</w:t>
        </w:r>
        <w:r w:rsidRPr="005C32C3">
          <w:rPr>
            <w:rFonts w:ascii="Calibri" w:eastAsia="Calibri" w:hAnsi="Calibri" w:cs="Calibri"/>
            <w:sz w:val="24"/>
            <w:szCs w:val="24"/>
            <w:highlight w:val="yellow"/>
            <w:rtl/>
            <w:rPrChange w:id="381" w:author="Dr. Diana Hassan" w:date="2026-03-11T00:29:00Z" w16du:dateUtc="2026-03-10T21:29:00Z">
              <w:rPr>
                <w:rFonts w:ascii="Calibri" w:eastAsia="Calibri" w:hAnsi="Calibri" w:cs="Calibri"/>
                <w:sz w:val="24"/>
                <w:szCs w:val="24"/>
                <w:rtl/>
              </w:rPr>
            </w:rPrChange>
          </w:rPr>
          <w:t xml:space="preserve"> التميمي من الرعاية المنزلية:</w:t>
        </w:r>
        <w:r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بالنسبة للتعريف العافية هي معناتها بالنسبة لي منظوري انها القوة. والقوة هي من سلامة الجسم.</w:t>
      </w:r>
    </w:p>
    <w:p w14:paraId="5DAB6C7B" w14:textId="77777777" w:rsidR="00565DFF" w:rsidRDefault="00565DFF">
      <w:pPr>
        <w:bidi/>
      </w:pPr>
    </w:p>
    <w:p w14:paraId="2AD3BAA9" w14:textId="76010A67" w:rsidR="00565DFF" w:rsidDel="00581D29" w:rsidRDefault="2AF30782">
      <w:pPr>
        <w:bidi/>
        <w:rPr>
          <w:del w:id="382" w:author="Dr. Diana Hassan" w:date="2026-03-10T23:14:00Z" w16du:dateUtc="2026-03-10T20:14:00Z"/>
        </w:rPr>
      </w:pPr>
      <w:r w:rsidRPr="2AF30782">
        <w:rPr>
          <w:rFonts w:ascii="Calibri" w:eastAsia="Calibri" w:hAnsi="Calibri" w:cs="Calibri"/>
          <w:sz w:val="24"/>
          <w:szCs w:val="24"/>
          <w:rtl/>
        </w:rPr>
        <w:t xml:space="preserve">سلامة البدن. سلامة التفكير. اه فلما انا اقول اول شيء انسان يعطيك العافية </w:t>
      </w:r>
      <w:del w:id="383" w:author="Dr. Diana Hassan" w:date="2026-03-10T23:14:00Z" w16du:dateUtc="2026-03-10T20:14:00Z">
        <w:r w:rsidRPr="2AF30782" w:rsidDel="00581D29">
          <w:rPr>
            <w:rFonts w:ascii="Calibri" w:eastAsia="Calibri" w:hAnsi="Calibri" w:cs="Calibri"/>
            <w:sz w:val="24"/>
            <w:szCs w:val="24"/>
            <w:rtl/>
          </w:rPr>
          <w:delText xml:space="preserve">معنات </w:delText>
        </w:r>
      </w:del>
      <w:ins w:id="384" w:author="Dr. Diana Hassan" w:date="2026-03-10T23:14:00Z" w16du:dateUtc="2026-03-10T20:14:00Z">
        <w:r w:rsidR="00581D29" w:rsidRPr="2AF30782">
          <w:rPr>
            <w:rFonts w:ascii="Calibri" w:eastAsia="Calibri" w:hAnsi="Calibri" w:cs="Calibri"/>
            <w:sz w:val="24"/>
            <w:szCs w:val="24"/>
            <w:rtl/>
          </w:rPr>
          <w:t>معنا</w:t>
        </w:r>
        <w:r w:rsidR="00581D29">
          <w:rPr>
            <w:rFonts w:ascii="Calibri" w:eastAsia="Calibri" w:hAnsi="Calibri" w:cs="Calibri" w:hint="cs"/>
            <w:sz w:val="24"/>
            <w:szCs w:val="24"/>
            <w:rtl/>
          </w:rPr>
          <w:t>ه</w:t>
        </w:r>
        <w:r w:rsidR="00581D29" w:rsidRPr="2AF30782">
          <w:rPr>
            <w:rFonts w:ascii="Calibri" w:eastAsia="Calibri" w:hAnsi="Calibri" w:cs="Calibri"/>
            <w:sz w:val="24"/>
            <w:szCs w:val="24"/>
            <w:rtl/>
          </w:rPr>
          <w:t xml:space="preserve"> </w:t>
        </w:r>
      </w:ins>
      <w:r w:rsidRPr="2AF30782">
        <w:rPr>
          <w:rFonts w:ascii="Calibri" w:eastAsia="Calibri" w:hAnsi="Calibri" w:cs="Calibri"/>
          <w:sz w:val="24"/>
          <w:szCs w:val="24"/>
          <w:rtl/>
        </w:rPr>
        <w:t>يعطيك القوة.</w:t>
      </w:r>
    </w:p>
    <w:p w14:paraId="02EB378F" w14:textId="77777777" w:rsidR="00565DFF" w:rsidRDefault="00565DFF" w:rsidP="00581D29">
      <w:pPr>
        <w:bidi/>
      </w:pPr>
    </w:p>
    <w:p w14:paraId="048F2230" w14:textId="787D6ADA" w:rsidR="00565DFF" w:rsidRDefault="2AF30782">
      <w:pPr>
        <w:bidi/>
      </w:pPr>
      <w:r w:rsidRPr="2AF30782">
        <w:rPr>
          <w:rFonts w:ascii="Calibri" w:eastAsia="Calibri" w:hAnsi="Calibri" w:cs="Calibri"/>
          <w:sz w:val="24"/>
          <w:szCs w:val="24"/>
          <w:rtl/>
        </w:rPr>
        <w:lastRenderedPageBreak/>
        <w:t>قوة زيادة يعني. اه قبل احنا معروف العافية اسمها</w:t>
      </w:r>
      <w:ins w:id="385" w:author="Dr. Diana Hassan" w:date="2026-03-10T23:14:00Z" w16du:dateUtc="2026-03-10T20:14:00Z">
        <w:r w:rsidR="00BA15EA">
          <w:rPr>
            <w:rFonts w:ascii="Calibri" w:eastAsia="Calibri" w:hAnsi="Calibri" w:cs="Calibri" w:hint="cs"/>
            <w:sz w:val="24"/>
            <w:szCs w:val="24"/>
            <w:rtl/>
          </w:rPr>
          <w:t>مثل ما</w:t>
        </w:r>
      </w:ins>
      <w:r w:rsidRPr="2AF30782">
        <w:rPr>
          <w:rFonts w:ascii="Calibri" w:eastAsia="Calibri" w:hAnsi="Calibri" w:cs="Calibri"/>
          <w:sz w:val="24"/>
          <w:szCs w:val="24"/>
          <w:rtl/>
        </w:rPr>
        <w:t xml:space="preserve"> تكرم الدكتور وقال ان هي مرتبة </w:t>
      </w:r>
      <w:del w:id="386" w:author="Dr. Diana Hassan" w:date="2026-03-10T23:15:00Z" w16du:dateUtc="2026-03-10T20:15:00Z">
        <w:r w:rsidRPr="2AF30782" w:rsidDel="00BA15EA">
          <w:rPr>
            <w:rFonts w:ascii="Calibri" w:eastAsia="Calibri" w:hAnsi="Calibri" w:cs="Calibri"/>
            <w:sz w:val="24"/>
            <w:szCs w:val="24"/>
            <w:rtl/>
          </w:rPr>
          <w:delText xml:space="preserve">مريض صاحي او مريض اه سوري </w:delText>
        </w:r>
      </w:del>
      <w:r w:rsidRPr="2AF30782">
        <w:rPr>
          <w:rFonts w:ascii="Calibri" w:eastAsia="Calibri" w:hAnsi="Calibri" w:cs="Calibri"/>
          <w:sz w:val="24"/>
          <w:szCs w:val="24"/>
          <w:rtl/>
        </w:rPr>
        <w:t xml:space="preserve">شخص صاحي او شخص مريض. بس الان </w:t>
      </w:r>
      <w:del w:id="387" w:author="Dr. Diana Hassan" w:date="2026-03-10T23:15:00Z" w16du:dateUtc="2026-03-10T20:15:00Z">
        <w:r w:rsidRPr="2AF30782" w:rsidDel="00D62F0B">
          <w:rPr>
            <w:rFonts w:ascii="Calibri" w:eastAsia="Calibri" w:hAnsi="Calibri" w:cs="Calibri"/>
            <w:sz w:val="24"/>
            <w:szCs w:val="24"/>
            <w:rtl/>
          </w:rPr>
          <w:delText xml:space="preserve">لا </w:delText>
        </w:r>
      </w:del>
      <w:r w:rsidRPr="2AF30782">
        <w:rPr>
          <w:rFonts w:ascii="Calibri" w:eastAsia="Calibri" w:hAnsi="Calibri" w:cs="Calibri"/>
          <w:sz w:val="24"/>
          <w:szCs w:val="24"/>
          <w:rtl/>
        </w:rPr>
        <w:t>العافية صارت تنطبق حتى على اه مجال العمل.</w:t>
      </w:r>
    </w:p>
    <w:p w14:paraId="6A05A809" w14:textId="77777777" w:rsidR="00565DFF" w:rsidRDefault="00565DFF">
      <w:pPr>
        <w:bidi/>
      </w:pPr>
    </w:p>
    <w:p w14:paraId="2155FBF0" w14:textId="4CB8344D" w:rsidR="00565DFF" w:rsidRDefault="2AF30782">
      <w:pPr>
        <w:bidi/>
      </w:pPr>
      <w:r w:rsidRPr="2AF30782">
        <w:rPr>
          <w:rFonts w:ascii="Calibri" w:eastAsia="Calibri" w:hAnsi="Calibri" w:cs="Calibri"/>
          <w:sz w:val="24"/>
          <w:szCs w:val="24"/>
          <w:rtl/>
        </w:rPr>
        <w:t>احنا مثلا في مؤسسة حمد طبية مشتغلين على برنامج</w:t>
      </w:r>
      <w:ins w:id="388" w:author="Dr. Diana Hassan" w:date="2026-03-10T23:15:00Z" w16du:dateUtc="2026-03-10T20:15:00Z">
        <w:r w:rsidR="00D62F0B">
          <w:rPr>
            <w:rFonts w:ascii="Calibri" w:eastAsia="Calibri" w:hAnsi="Calibri" w:cs="Calibri"/>
            <w:sz w:val="24"/>
            <w:szCs w:val="24"/>
          </w:rPr>
          <w:t xml:space="preserve">wellbeing </w:t>
        </w:r>
      </w:ins>
      <w:r w:rsidRPr="2AF30782">
        <w:rPr>
          <w:rFonts w:ascii="Calibri" w:eastAsia="Calibri" w:hAnsi="Calibri" w:cs="Calibri"/>
          <w:sz w:val="24"/>
          <w:szCs w:val="24"/>
          <w:rtl/>
        </w:rPr>
        <w:t xml:space="preserve"> نشوف مثلا راحة </w:t>
      </w:r>
      <w:del w:id="389" w:author="Dr. Diana Hassan" w:date="2026-03-10T23:15:00Z" w16du:dateUtc="2026-03-10T20:15:00Z">
        <w:r w:rsidRPr="2AF30782" w:rsidDel="00D62F0B">
          <w:rPr>
            <w:rFonts w:ascii="Calibri" w:eastAsia="Calibri" w:hAnsi="Calibri" w:cs="Calibri"/>
            <w:sz w:val="24"/>
            <w:szCs w:val="24"/>
            <w:rtl/>
          </w:rPr>
          <w:delText>الممظف</w:delText>
        </w:r>
      </w:del>
      <w:ins w:id="390" w:author="Dr. Diana Hassan" w:date="2026-03-10T23:15:00Z" w16du:dateUtc="2026-03-10T20:15:00Z">
        <w:r w:rsidR="00D62F0B" w:rsidRPr="2AF30782">
          <w:rPr>
            <w:rFonts w:ascii="Calibri" w:eastAsia="Calibri" w:hAnsi="Calibri" w:cs="Calibri" w:hint="cs"/>
            <w:sz w:val="24"/>
            <w:szCs w:val="24"/>
            <w:rtl/>
          </w:rPr>
          <w:t>الموظف</w:t>
        </w:r>
      </w:ins>
      <w:r w:rsidRPr="2AF30782">
        <w:rPr>
          <w:rFonts w:ascii="Calibri" w:eastAsia="Calibri" w:hAnsi="Calibri" w:cs="Calibri"/>
          <w:sz w:val="24"/>
          <w:szCs w:val="24"/>
          <w:rtl/>
        </w:rPr>
        <w:t xml:space="preserve"> من خلال تقليل ساعات العمل او تقليل مثلا الضغط </w:t>
      </w:r>
      <w:del w:id="391" w:author="Dr. Diana Hassan" w:date="2026-03-10T23:15:00Z" w16du:dateUtc="2026-03-10T20:15:00Z">
        <w:r w:rsidRPr="2AF30782" w:rsidDel="000321FC">
          <w:rPr>
            <w:rFonts w:ascii="Calibri" w:eastAsia="Calibri" w:hAnsi="Calibri" w:cs="Calibri"/>
            <w:sz w:val="24"/>
            <w:szCs w:val="24"/>
            <w:rtl/>
          </w:rPr>
          <w:delText xml:space="preserve">اه </w:delText>
        </w:r>
      </w:del>
      <w:r w:rsidRPr="2AF30782">
        <w:rPr>
          <w:rFonts w:ascii="Calibri" w:eastAsia="Calibri" w:hAnsi="Calibri" w:cs="Calibri"/>
          <w:sz w:val="24"/>
          <w:szCs w:val="24"/>
          <w:rtl/>
        </w:rPr>
        <w:t>اللي عليه</w:t>
      </w:r>
      <w:ins w:id="392" w:author="Dr. Diana Hassan" w:date="2026-03-10T23:16:00Z" w16du:dateUtc="2026-03-10T20:16:00Z">
        <w:r w:rsidR="000321FC">
          <w:rPr>
            <w:rFonts w:ascii="Calibri" w:eastAsia="Calibri" w:hAnsi="Calibri" w:cs="Calibri" w:hint="cs"/>
            <w:sz w:val="24"/>
            <w:szCs w:val="24"/>
            <w:rtl/>
            <w:lang w:bidi="ar-QA"/>
          </w:rPr>
          <w:t>.</w:t>
        </w:r>
      </w:ins>
      <w:r w:rsidRPr="2AF30782">
        <w:rPr>
          <w:rFonts w:ascii="Calibri" w:eastAsia="Calibri" w:hAnsi="Calibri" w:cs="Calibri"/>
          <w:sz w:val="24"/>
          <w:szCs w:val="24"/>
          <w:rtl/>
        </w:rPr>
        <w:t xml:space="preserve"> او يعني ب</w:t>
      </w:r>
      <w:ins w:id="393" w:author="Dr. Diana Hassan" w:date="2026-03-10T23:16:00Z" w16du:dateUtc="2026-03-10T20:16:00Z">
        <w:r w:rsidR="000321FC">
          <w:rPr>
            <w:rFonts w:ascii="Calibri" w:eastAsia="Calibri" w:hAnsi="Calibri" w:cs="Calibri" w:hint="cs"/>
            <w:sz w:val="24"/>
            <w:szCs w:val="24"/>
            <w:rtl/>
          </w:rPr>
          <w:t xml:space="preserve">تكلم </w:t>
        </w:r>
      </w:ins>
      <w:del w:id="394" w:author="Dr. Diana Hassan" w:date="2026-03-10T23:16:00Z" w16du:dateUtc="2026-03-10T20:16:00Z">
        <w:r w:rsidRPr="2AF30782" w:rsidDel="000321FC">
          <w:rPr>
            <w:rFonts w:ascii="Calibri" w:eastAsia="Calibri" w:hAnsi="Calibri" w:cs="Calibri"/>
            <w:sz w:val="24"/>
            <w:szCs w:val="24"/>
            <w:rtl/>
          </w:rPr>
          <w:delText>كتير</w:delText>
        </w:r>
      </w:del>
      <w:r w:rsidRPr="2AF30782">
        <w:rPr>
          <w:rFonts w:ascii="Calibri" w:eastAsia="Calibri" w:hAnsi="Calibri" w:cs="Calibri"/>
          <w:sz w:val="24"/>
          <w:szCs w:val="24"/>
          <w:rtl/>
        </w:rPr>
        <w:t xml:space="preserve"> </w:t>
      </w:r>
      <w:del w:id="395" w:author="Dr. Diana Hassan" w:date="2026-03-10T23:16:00Z" w16du:dateUtc="2026-03-10T20:16:00Z">
        <w:r w:rsidRPr="2AF30782" w:rsidDel="00D006B6">
          <w:rPr>
            <w:rFonts w:ascii="Calibri" w:eastAsia="Calibri" w:hAnsi="Calibri" w:cs="Calibri"/>
            <w:sz w:val="24"/>
            <w:szCs w:val="24"/>
            <w:rtl/>
          </w:rPr>
          <w:delText xml:space="preserve">من </w:delText>
        </w:r>
      </w:del>
      <w:ins w:id="396" w:author="Dr. Diana Hassan" w:date="2026-03-10T23:16:00Z" w16du:dateUtc="2026-03-10T20:16:00Z">
        <w:r w:rsidR="00D006B6">
          <w:rPr>
            <w:rFonts w:ascii="Calibri" w:eastAsia="Calibri" w:hAnsi="Calibri" w:cs="Calibri" w:hint="cs"/>
            <w:sz w:val="24"/>
            <w:szCs w:val="24"/>
            <w:rtl/>
          </w:rPr>
          <w:t>عن</w:t>
        </w:r>
        <w:r w:rsidR="00D006B6" w:rsidRPr="2AF30782">
          <w:rPr>
            <w:rFonts w:ascii="Calibri" w:eastAsia="Calibri" w:hAnsi="Calibri" w:cs="Calibri"/>
            <w:sz w:val="24"/>
            <w:szCs w:val="24"/>
            <w:rtl/>
          </w:rPr>
          <w:t xml:space="preserve"> </w:t>
        </w:r>
      </w:ins>
      <w:r w:rsidRPr="2AF30782">
        <w:rPr>
          <w:rFonts w:ascii="Calibri" w:eastAsia="Calibri" w:hAnsi="Calibri" w:cs="Calibri"/>
          <w:sz w:val="24"/>
          <w:szCs w:val="24"/>
          <w:rtl/>
        </w:rPr>
        <w:t>قسمي</w:t>
      </w:r>
      <w:ins w:id="397" w:author="Dr. Diana Hassan" w:date="2026-03-10T23:16:00Z" w16du:dateUtc="2026-03-10T20:16:00Z">
        <w:r w:rsidR="00D006B6">
          <w:rPr>
            <w:rFonts w:ascii="Calibri" w:eastAsia="Calibri" w:hAnsi="Calibri" w:cs="Calibri" w:hint="cs"/>
            <w:sz w:val="24"/>
            <w:szCs w:val="24"/>
            <w:rtl/>
          </w:rPr>
          <w:t xml:space="preserve"> </w:t>
        </w:r>
      </w:ins>
      <w:r w:rsidRPr="2AF30782">
        <w:rPr>
          <w:rFonts w:ascii="Calibri" w:eastAsia="Calibri" w:hAnsi="Calibri" w:cs="Calibri"/>
          <w:sz w:val="24"/>
          <w:szCs w:val="24"/>
          <w:rtl/>
        </w:rPr>
        <w:t>ا</w:t>
      </w:r>
      <w:ins w:id="398" w:author="Dr. Diana Hassan" w:date="2026-03-10T23:16:00Z" w16du:dateUtc="2026-03-10T20:16:00Z">
        <w:r w:rsidR="00D006B6">
          <w:rPr>
            <w:rFonts w:ascii="Calibri" w:eastAsia="Calibri" w:hAnsi="Calibri" w:cs="Calibri" w:hint="cs"/>
            <w:sz w:val="24"/>
            <w:szCs w:val="24"/>
            <w:rtl/>
          </w:rPr>
          <w:t>نا,</w:t>
        </w:r>
      </w:ins>
      <w:r w:rsidRPr="2AF30782">
        <w:rPr>
          <w:rFonts w:ascii="Calibri" w:eastAsia="Calibri" w:hAnsi="Calibri" w:cs="Calibri"/>
          <w:sz w:val="24"/>
          <w:szCs w:val="24"/>
          <w:rtl/>
        </w:rPr>
        <w:t xml:space="preserve"> يعني مثلا تقليل ساعات الزيارات حق المرضى بالبيوت</w:t>
      </w:r>
      <w:ins w:id="399" w:author="Dr. Diana Hassan" w:date="2026-03-10T23:16:00Z" w16du:dateUtc="2026-03-10T20:16:00Z">
        <w:r w:rsidR="00D006B6">
          <w:rPr>
            <w:rFonts w:ascii="Calibri" w:eastAsia="Calibri" w:hAnsi="Calibri" w:cs="Calibri" w:hint="cs"/>
            <w:sz w:val="24"/>
            <w:szCs w:val="24"/>
            <w:rtl/>
          </w:rPr>
          <w:t>.</w:t>
        </w:r>
      </w:ins>
      <w:r w:rsidRPr="2AF30782">
        <w:rPr>
          <w:rFonts w:ascii="Calibri" w:eastAsia="Calibri" w:hAnsi="Calibri" w:cs="Calibri"/>
          <w:sz w:val="24"/>
          <w:szCs w:val="24"/>
          <w:rtl/>
        </w:rPr>
        <w:t xml:space="preserve"> يعني مثلا احنا عندنا نطلع حق المرضى. نزورهم بالسيارات. فالممرضة هي اللي تسوق وهي اللي تروح بيت المريض وهي اللي </w:t>
      </w:r>
      <w:del w:id="400" w:author="Dr. Diana Hassan" w:date="2026-03-10T23:17:00Z" w16du:dateUtc="2026-03-10T20:17:00Z">
        <w:r w:rsidRPr="2AF30782" w:rsidDel="004639D7">
          <w:rPr>
            <w:rFonts w:ascii="Calibri" w:eastAsia="Calibri" w:hAnsi="Calibri" w:cs="Calibri"/>
            <w:sz w:val="24"/>
            <w:szCs w:val="24"/>
            <w:rtl/>
          </w:rPr>
          <w:delText xml:space="preserve">تبحث </w:delText>
        </w:r>
      </w:del>
      <w:ins w:id="401" w:author="Dr. Diana Hassan" w:date="2026-03-10T23:17:00Z" w16du:dateUtc="2026-03-10T20:17:00Z">
        <w:r w:rsidR="004639D7">
          <w:rPr>
            <w:rFonts w:ascii="Calibri" w:eastAsia="Calibri" w:hAnsi="Calibri" w:cs="Calibri" w:hint="cs"/>
            <w:sz w:val="24"/>
            <w:szCs w:val="24"/>
            <w:rtl/>
          </w:rPr>
          <w:t>تفحص</w:t>
        </w:r>
        <w:r w:rsidR="004639D7" w:rsidRPr="2AF30782">
          <w:rPr>
            <w:rFonts w:ascii="Calibri" w:eastAsia="Calibri" w:hAnsi="Calibri" w:cs="Calibri"/>
            <w:sz w:val="24"/>
            <w:szCs w:val="24"/>
            <w:rtl/>
          </w:rPr>
          <w:t xml:space="preserve"> </w:t>
        </w:r>
      </w:ins>
      <w:r w:rsidRPr="2AF30782">
        <w:rPr>
          <w:rFonts w:ascii="Calibri" w:eastAsia="Calibri" w:hAnsi="Calibri" w:cs="Calibri"/>
          <w:sz w:val="24"/>
          <w:szCs w:val="24"/>
          <w:rtl/>
        </w:rPr>
        <w:t>المريض وترجع بالسيارة.</w:t>
      </w:r>
    </w:p>
    <w:p w14:paraId="5A39BBE3" w14:textId="77777777" w:rsidR="00565DFF" w:rsidRDefault="00565DFF">
      <w:pPr>
        <w:bidi/>
      </w:pPr>
    </w:p>
    <w:p w14:paraId="2520348F" w14:textId="5B748BF2" w:rsidR="00565DFF" w:rsidRDefault="2AF30782">
      <w:pPr>
        <w:bidi/>
      </w:pPr>
      <w:r w:rsidRPr="2AF30782">
        <w:rPr>
          <w:rFonts w:ascii="Calibri" w:eastAsia="Calibri" w:hAnsi="Calibri" w:cs="Calibri"/>
          <w:sz w:val="24"/>
          <w:szCs w:val="24"/>
          <w:rtl/>
        </w:rPr>
        <w:t>فشفناها ان احنا نطبق عليها برنامج</w:t>
      </w:r>
      <w:ins w:id="402" w:author="Dr. Diana Hassan" w:date="2026-03-10T23:17:00Z" w16du:dateUtc="2026-03-10T20:17:00Z">
        <w:r w:rsidR="002B0A83">
          <w:rPr>
            <w:rFonts w:ascii="Calibri" w:eastAsia="Calibri" w:hAnsi="Calibri" w:cs="Calibri" w:hint="cs"/>
            <w:sz w:val="24"/>
            <w:szCs w:val="24"/>
            <w:rtl/>
          </w:rPr>
          <w:t xml:space="preserve"> ال</w:t>
        </w:r>
      </w:ins>
      <w:r w:rsidRPr="2AF30782">
        <w:rPr>
          <w:rFonts w:ascii="Calibri" w:eastAsia="Calibri" w:hAnsi="Calibri" w:cs="Calibri"/>
          <w:sz w:val="24"/>
          <w:szCs w:val="24"/>
          <w:rtl/>
        </w:rPr>
        <w:t xml:space="preserve"> </w:t>
      </w:r>
      <w:del w:id="403" w:author="Dr. Diana Hassan" w:date="2026-03-10T23:17:00Z" w16du:dateUtc="2026-03-10T20:17:00Z">
        <w:r w:rsidRPr="2AF30782" w:rsidDel="004639D7">
          <w:rPr>
            <w:rFonts w:ascii="Calibri" w:eastAsia="Calibri" w:hAnsi="Calibri" w:cs="Calibri"/>
            <w:sz w:val="24"/>
            <w:szCs w:val="24"/>
            <w:rtl/>
          </w:rPr>
          <w:delText>الولبيين</w:delText>
        </w:r>
      </w:del>
      <w:ins w:id="404" w:author="Dr. Diana Hassan" w:date="2026-03-10T23:17:00Z" w16du:dateUtc="2026-03-10T20:17:00Z">
        <w:r w:rsidR="004639D7">
          <w:rPr>
            <w:rFonts w:ascii="Calibri" w:eastAsia="Calibri" w:hAnsi="Calibri" w:cs="Calibri"/>
            <w:sz w:val="24"/>
            <w:szCs w:val="24"/>
          </w:rPr>
          <w:t xml:space="preserve">wellbeing </w:t>
        </w:r>
      </w:ins>
      <w:r w:rsidRPr="2AF30782">
        <w:rPr>
          <w:rFonts w:ascii="Calibri" w:eastAsia="Calibri" w:hAnsi="Calibri" w:cs="Calibri"/>
          <w:sz w:val="24"/>
          <w:szCs w:val="24"/>
          <w:rtl/>
        </w:rPr>
        <w:t xml:space="preserve">. ان </w:t>
      </w:r>
      <w:del w:id="405" w:author="Dr. Diana Hassan" w:date="2026-03-10T23:18:00Z" w16du:dateUtc="2026-03-10T20:18:00Z">
        <w:r w:rsidRPr="2AF30782" w:rsidDel="006E1E11">
          <w:rPr>
            <w:rFonts w:ascii="Calibri" w:eastAsia="Calibri" w:hAnsi="Calibri" w:cs="Calibri"/>
            <w:sz w:val="24"/>
            <w:szCs w:val="24"/>
            <w:rtl/>
          </w:rPr>
          <w:delText xml:space="preserve">شنال </w:delText>
        </w:r>
      </w:del>
      <w:ins w:id="406" w:author="Dr. Diana Hassan" w:date="2026-03-10T23:18:00Z" w16du:dateUtc="2026-03-10T20:18:00Z">
        <w:r w:rsidR="006E1E11">
          <w:rPr>
            <w:rFonts w:ascii="Calibri" w:eastAsia="Calibri" w:hAnsi="Calibri" w:cs="Calibri" w:hint="cs"/>
            <w:sz w:val="24"/>
            <w:szCs w:val="24"/>
            <w:rtl/>
          </w:rPr>
          <w:t>شلون</w:t>
        </w:r>
        <w:r w:rsidR="006E1E11" w:rsidRPr="2AF30782">
          <w:rPr>
            <w:rFonts w:ascii="Calibri" w:eastAsia="Calibri" w:hAnsi="Calibri" w:cs="Calibri"/>
            <w:sz w:val="24"/>
            <w:szCs w:val="24"/>
            <w:rtl/>
          </w:rPr>
          <w:t xml:space="preserve"> </w:t>
        </w:r>
      </w:ins>
      <w:r w:rsidRPr="2AF30782">
        <w:rPr>
          <w:rFonts w:ascii="Calibri" w:eastAsia="Calibri" w:hAnsi="Calibri" w:cs="Calibri"/>
          <w:sz w:val="24"/>
          <w:szCs w:val="24"/>
          <w:rtl/>
        </w:rPr>
        <w:t>الممرضة تكون راضية من حيث تكون تخفض عليها ضغ</w:t>
      </w:r>
      <w:ins w:id="407" w:author="Dr. Diana Hassan" w:date="2026-03-10T23:18:00Z" w16du:dateUtc="2026-03-10T20:18:00Z">
        <w:r w:rsidR="006E1E11">
          <w:rPr>
            <w:rFonts w:ascii="Calibri" w:eastAsia="Calibri" w:hAnsi="Calibri" w:cs="Calibri" w:hint="cs"/>
            <w:sz w:val="24"/>
            <w:szCs w:val="24"/>
            <w:rtl/>
          </w:rPr>
          <w:t>و</w:t>
        </w:r>
      </w:ins>
      <w:r w:rsidRPr="2AF30782">
        <w:rPr>
          <w:rFonts w:ascii="Calibri" w:eastAsia="Calibri" w:hAnsi="Calibri" w:cs="Calibri"/>
          <w:sz w:val="24"/>
          <w:szCs w:val="24"/>
          <w:rtl/>
        </w:rPr>
        <w:t>طات الشغل. فقدمنا نسوي مثلا يوم بالاسبوع او يوم بالشهر اه رياضات مختلفة.</w:t>
      </w:r>
    </w:p>
    <w:p w14:paraId="41C8F396" w14:textId="77777777" w:rsidR="00565DFF" w:rsidRDefault="00565DFF">
      <w:pPr>
        <w:bidi/>
      </w:pPr>
    </w:p>
    <w:p w14:paraId="313CEA74" w14:textId="55F350CD" w:rsidR="00565DFF" w:rsidRDefault="2AF30782">
      <w:pPr>
        <w:bidi/>
      </w:pPr>
      <w:r w:rsidRPr="2AF30782">
        <w:rPr>
          <w:rFonts w:ascii="Calibri" w:eastAsia="Calibri" w:hAnsi="Calibri" w:cs="Calibri"/>
          <w:sz w:val="24"/>
          <w:szCs w:val="24"/>
          <w:rtl/>
        </w:rPr>
        <w:t>يعني مثلا سويناها مثلا اليوغا. مرة سويناها المشاركة تيم بلدينج</w:t>
      </w:r>
      <w:ins w:id="408" w:author="Dr. Diana Hassan" w:date="2026-03-10T23:18:00Z" w16du:dateUtc="2026-03-10T20:18:00Z">
        <w:r w:rsidR="00EA30E6">
          <w:rPr>
            <w:rFonts w:ascii="Calibri" w:eastAsia="Calibri" w:hAnsi="Calibri" w:cs="Calibri"/>
            <w:sz w:val="24"/>
            <w:szCs w:val="24"/>
          </w:rPr>
          <w:t xml:space="preserve">team building </w:t>
        </w:r>
      </w:ins>
      <w:r w:rsidRPr="2AF30782">
        <w:rPr>
          <w:rFonts w:ascii="Calibri" w:eastAsia="Calibri" w:hAnsi="Calibri" w:cs="Calibri"/>
          <w:sz w:val="24"/>
          <w:szCs w:val="24"/>
          <w:rtl/>
        </w:rPr>
        <w:t xml:space="preserve">. انها تكون فيها رفاهية وفي نفس الوقت احنا نعطي قوة </w:t>
      </w:r>
      <w:del w:id="409" w:author="Dr. Diana Hassan" w:date="2026-03-10T23:19:00Z" w16du:dateUtc="2026-03-10T20:19:00Z">
        <w:r w:rsidRPr="2AF30782" w:rsidDel="00EA30E6">
          <w:rPr>
            <w:rFonts w:ascii="Calibri" w:eastAsia="Calibri" w:hAnsi="Calibri" w:cs="Calibri"/>
            <w:sz w:val="24"/>
            <w:szCs w:val="24"/>
            <w:rtl/>
          </w:rPr>
          <w:delText>للمريض او ا</w:delText>
        </w:r>
      </w:del>
      <w:ins w:id="410" w:author="Dr. Diana Hassan" w:date="2026-03-10T23:19:00Z" w16du:dateUtc="2026-03-10T20:19:00Z">
        <w:r w:rsidR="00EA30E6">
          <w:rPr>
            <w:rFonts w:ascii="Calibri" w:eastAsia="Calibri" w:hAnsi="Calibri" w:cs="Calibri" w:hint="cs"/>
            <w:sz w:val="24"/>
            <w:szCs w:val="24"/>
            <w:rtl/>
            <w:lang w:bidi="ar-QA"/>
          </w:rPr>
          <w:t>ل</w:t>
        </w:r>
      </w:ins>
      <w:r w:rsidRPr="2AF30782">
        <w:rPr>
          <w:rFonts w:ascii="Calibri" w:eastAsia="Calibri" w:hAnsi="Calibri" w:cs="Calibri"/>
          <w:sz w:val="24"/>
          <w:szCs w:val="24"/>
          <w:rtl/>
        </w:rPr>
        <w:t>لممرض انه يرجع للحياة مرة ثانية.</w:t>
      </w:r>
    </w:p>
    <w:p w14:paraId="72A3D3EC" w14:textId="77777777" w:rsidR="00565DFF" w:rsidRDefault="00565DFF">
      <w:pPr>
        <w:bidi/>
      </w:pPr>
    </w:p>
    <w:p w14:paraId="4061CE88" w14:textId="26426543" w:rsidR="00565DFF" w:rsidRDefault="2AF30782">
      <w:pPr>
        <w:bidi/>
      </w:pPr>
      <w:r w:rsidRPr="2AF30782">
        <w:rPr>
          <w:rFonts w:ascii="Calibri" w:eastAsia="Calibri" w:hAnsi="Calibri" w:cs="Calibri"/>
          <w:sz w:val="24"/>
          <w:szCs w:val="24"/>
          <w:rtl/>
        </w:rPr>
        <w:t>يرجع لطبيعة العمل. لكي احنا نقول</w:t>
      </w:r>
      <w:ins w:id="411" w:author="Dr. Diana Hassan" w:date="2026-03-10T23:20:00Z" w16du:dateUtc="2026-03-10T20:20:00Z">
        <w:r w:rsidR="00990E28">
          <w:rPr>
            <w:rFonts w:ascii="Calibri" w:eastAsia="Calibri" w:hAnsi="Calibri" w:cs="Calibri"/>
            <w:sz w:val="24"/>
            <w:szCs w:val="24"/>
          </w:rPr>
          <w:t xml:space="preserve">motivation </w:t>
        </w:r>
      </w:ins>
      <w:r w:rsidRPr="2AF30782">
        <w:rPr>
          <w:rFonts w:ascii="Calibri" w:eastAsia="Calibri" w:hAnsi="Calibri" w:cs="Calibri"/>
          <w:sz w:val="24"/>
          <w:szCs w:val="24"/>
          <w:rtl/>
        </w:rPr>
        <w:t xml:space="preserve"> اكثر.</w:t>
      </w:r>
      <w:del w:id="412" w:author="Dr. Diana Hassan" w:date="2026-03-10T23:20:00Z" w16du:dateUtc="2026-03-10T20:20:00Z">
        <w:r w:rsidRPr="2AF30782" w:rsidDel="00990E28">
          <w:rPr>
            <w:rFonts w:ascii="Calibri" w:eastAsia="Calibri" w:hAnsi="Calibri" w:cs="Calibri"/>
            <w:sz w:val="24"/>
            <w:szCs w:val="24"/>
            <w:rtl/>
          </w:rPr>
          <w:delText xml:space="preserve"> ايوة</w:delText>
        </w:r>
      </w:del>
      <w:r w:rsidRPr="2AF30782">
        <w:rPr>
          <w:rFonts w:ascii="Calibri" w:eastAsia="Calibri" w:hAnsi="Calibri" w:cs="Calibri"/>
          <w:sz w:val="24"/>
          <w:szCs w:val="24"/>
          <w:rtl/>
        </w:rPr>
        <w:t>.</w:t>
      </w:r>
    </w:p>
    <w:p w14:paraId="0D0B940D" w14:textId="77777777" w:rsidR="00565DFF" w:rsidRDefault="00565DFF">
      <w:pPr>
        <w:bidi/>
      </w:pPr>
    </w:p>
    <w:p w14:paraId="0454BD9B" w14:textId="3615031B" w:rsidR="00565DFF" w:rsidRDefault="2AF30782" w:rsidP="00990E28">
      <w:pPr>
        <w:bidi/>
      </w:pPr>
      <w:r w:rsidRPr="2AF30782">
        <w:rPr>
          <w:rFonts w:ascii="Calibri" w:eastAsia="Calibri" w:hAnsi="Calibri" w:cs="Calibri"/>
          <w:sz w:val="24"/>
          <w:szCs w:val="24"/>
          <w:rtl/>
        </w:rPr>
        <w:t>فهذه مفهوم العافية عندي بالنسبة لي انا. كقوة.</w:t>
      </w:r>
      <w:del w:id="413" w:author="Dr. Diana Hassan" w:date="2026-03-10T23:20:00Z" w16du:dateUtc="2026-03-10T20:20:00Z">
        <w:r w:rsidRPr="2AF30782" w:rsidDel="00990E28">
          <w:rPr>
            <w:rFonts w:ascii="Calibri" w:eastAsia="Calibri" w:hAnsi="Calibri" w:cs="Calibri"/>
            <w:sz w:val="24"/>
            <w:szCs w:val="24"/>
            <w:rtl/>
          </w:rPr>
          <w:delText xml:space="preserve"> ايوة.</w:delText>
        </w:r>
      </w:del>
    </w:p>
    <w:p w14:paraId="0E27B00A" w14:textId="77777777" w:rsidR="00565DFF" w:rsidRDefault="00565DFF">
      <w:pPr>
        <w:bidi/>
      </w:pPr>
    </w:p>
    <w:p w14:paraId="6AC068CB" w14:textId="77777777" w:rsidR="00990E28" w:rsidRDefault="00990E28">
      <w:pPr>
        <w:bidi/>
        <w:rPr>
          <w:ins w:id="414" w:author="Dr. Diana Hassan" w:date="2026-03-10T23:20:00Z" w16du:dateUtc="2026-03-10T20:20:00Z"/>
          <w:rFonts w:ascii="Calibri" w:eastAsia="Calibri" w:hAnsi="Calibri" w:cs="Calibri"/>
          <w:sz w:val="24"/>
          <w:szCs w:val="24"/>
        </w:rPr>
      </w:pPr>
    </w:p>
    <w:p w14:paraId="72CEDB0D" w14:textId="02C17899" w:rsidR="00565DFF" w:rsidRDefault="002531A5" w:rsidP="00990E28">
      <w:pPr>
        <w:bidi/>
      </w:pPr>
      <w:ins w:id="415" w:author="Dr. Diana Hassan" w:date="2026-03-10T23:28:00Z" w16du:dateUtc="2026-03-10T20:28:00Z">
        <w:r w:rsidRPr="005C32C3">
          <w:rPr>
            <w:rFonts w:ascii="Calibri" w:eastAsia="Calibri" w:hAnsi="Calibri" w:cs="Calibri" w:hint="eastAsia"/>
            <w:sz w:val="24"/>
            <w:szCs w:val="24"/>
            <w:highlight w:val="yellow"/>
            <w:rtl/>
            <w:rPrChange w:id="416" w:author="Dr. Diana Hassan" w:date="2026-03-11T00:29:00Z" w16du:dateUtc="2026-03-10T21:29:00Z">
              <w:rPr>
                <w:rFonts w:ascii="Calibri" w:eastAsia="Calibri" w:hAnsi="Calibri" w:cs="Calibri" w:hint="eastAsia"/>
                <w:sz w:val="24"/>
                <w:szCs w:val="24"/>
                <w:rtl/>
              </w:rPr>
            </w:rPrChange>
          </w:rPr>
          <w:t>هند</w:t>
        </w:r>
        <w:r w:rsidRPr="005C32C3">
          <w:rPr>
            <w:rFonts w:ascii="Calibri" w:eastAsia="Calibri" w:hAnsi="Calibri" w:cs="Calibri"/>
            <w:sz w:val="24"/>
            <w:szCs w:val="24"/>
            <w:highlight w:val="yellow"/>
            <w:rtl/>
            <w:rPrChange w:id="417" w:author="Dr. Diana Hassan" w:date="2026-03-11T00:29:00Z" w16du:dateUtc="2026-03-10T21:29:00Z">
              <w:rPr>
                <w:rFonts w:ascii="Calibri" w:eastAsia="Calibri" w:hAnsi="Calibri" w:cs="Calibri"/>
                <w:sz w:val="24"/>
                <w:szCs w:val="24"/>
                <w:rtl/>
              </w:rPr>
            </w:rPrChange>
          </w:rPr>
          <w:t xml:space="preserve"> </w:t>
        </w:r>
        <w:r w:rsidRPr="005C32C3">
          <w:rPr>
            <w:rFonts w:ascii="Calibri" w:eastAsia="Calibri" w:hAnsi="Calibri" w:cs="Calibri" w:hint="eastAsia"/>
            <w:sz w:val="24"/>
            <w:szCs w:val="24"/>
            <w:highlight w:val="yellow"/>
            <w:rtl/>
            <w:rPrChange w:id="418" w:author="Dr. Diana Hassan" w:date="2026-03-11T00:29:00Z" w16du:dateUtc="2026-03-10T21:29:00Z">
              <w:rPr>
                <w:rFonts w:ascii="Calibri" w:eastAsia="Calibri" w:hAnsi="Calibri" w:cs="Calibri" w:hint="eastAsia"/>
                <w:sz w:val="24"/>
                <w:szCs w:val="24"/>
                <w:rtl/>
              </w:rPr>
            </w:rPrChange>
          </w:rPr>
          <w:t>الجابر</w:t>
        </w:r>
        <w:r w:rsidRPr="005C32C3">
          <w:rPr>
            <w:rFonts w:ascii="Calibri" w:eastAsia="Calibri" w:hAnsi="Calibri" w:cs="Calibri"/>
            <w:sz w:val="24"/>
            <w:szCs w:val="24"/>
            <w:highlight w:val="yellow"/>
            <w:rtl/>
            <w:rPrChange w:id="419" w:author="Dr. Diana Hassan" w:date="2026-03-11T00:29:00Z" w16du:dateUtc="2026-03-10T21:29:00Z">
              <w:rPr>
                <w:rFonts w:ascii="Calibri" w:eastAsia="Calibri" w:hAnsi="Calibri" w:cs="Calibri"/>
                <w:sz w:val="24"/>
                <w:szCs w:val="24"/>
                <w:rtl/>
              </w:rPr>
            </w:rPrChange>
          </w:rPr>
          <w:t xml:space="preserve"> </w:t>
        </w:r>
        <w:r w:rsidRPr="005C32C3">
          <w:rPr>
            <w:rFonts w:ascii="Calibri" w:eastAsia="Calibri" w:hAnsi="Calibri" w:cs="Calibri"/>
            <w:sz w:val="24"/>
            <w:szCs w:val="24"/>
            <w:highlight w:val="yellow"/>
            <w:rPrChange w:id="420" w:author="Dr. Diana Hassan" w:date="2026-03-11T00:29:00Z" w16du:dateUtc="2026-03-10T21:29:00Z">
              <w:rPr>
                <w:rFonts w:ascii="Calibri" w:eastAsia="Calibri" w:hAnsi="Calibri" w:cs="Calibri"/>
                <w:sz w:val="24"/>
                <w:szCs w:val="24"/>
              </w:rPr>
            </w:rPrChange>
          </w:rPr>
          <w:t xml:space="preserve"> :(patient</w:t>
        </w:r>
        <w:r>
          <w:rPr>
            <w:rFonts w:ascii="Calibri" w:eastAsia="Calibri" w:hAnsi="Calibri" w:cs="Calibri"/>
            <w:sz w:val="24"/>
            <w:szCs w:val="24"/>
          </w:rPr>
          <w:t>)</w:t>
        </w:r>
        <w:r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 xml:space="preserve">انا ممكن اشارك من ناحية اللي هو الاذكار احنا اللي نقولها الصبح. والمساء. اللهم نسلك العفو </w:t>
      </w:r>
      <w:del w:id="421" w:author="Dr. Diana Hassan" w:date="2026-03-10T23:29:00Z" w16du:dateUtc="2026-03-10T20:29:00Z">
        <w:r w:rsidR="2AF30782" w:rsidRPr="2AF30782" w:rsidDel="0033593A">
          <w:rPr>
            <w:rFonts w:ascii="Calibri" w:eastAsia="Calibri" w:hAnsi="Calibri" w:cs="Calibri"/>
            <w:sz w:val="24"/>
            <w:szCs w:val="24"/>
            <w:rtl/>
          </w:rPr>
          <w:delText xml:space="preserve">بالعافية </w:delText>
        </w:r>
      </w:del>
      <w:ins w:id="422" w:author="Dr. Diana Hassan" w:date="2026-03-10T23:29:00Z" w16du:dateUtc="2026-03-10T20:29:00Z">
        <w:r w:rsidR="0033593A">
          <w:rPr>
            <w:rFonts w:ascii="Calibri" w:eastAsia="Calibri" w:hAnsi="Calibri" w:cs="Calibri" w:hint="cs"/>
            <w:sz w:val="24"/>
            <w:szCs w:val="24"/>
            <w:rtl/>
          </w:rPr>
          <w:t>و</w:t>
        </w:r>
        <w:r w:rsidR="0033593A" w:rsidRPr="2AF30782">
          <w:rPr>
            <w:rFonts w:ascii="Calibri" w:eastAsia="Calibri" w:hAnsi="Calibri" w:cs="Calibri"/>
            <w:sz w:val="24"/>
            <w:szCs w:val="24"/>
            <w:rtl/>
          </w:rPr>
          <w:t xml:space="preserve">العافية </w:t>
        </w:r>
      </w:ins>
      <w:r w:rsidR="2AF30782" w:rsidRPr="2AF30782">
        <w:rPr>
          <w:rFonts w:ascii="Calibri" w:eastAsia="Calibri" w:hAnsi="Calibri" w:cs="Calibri"/>
          <w:sz w:val="24"/>
          <w:szCs w:val="24"/>
          <w:rtl/>
        </w:rPr>
        <w:t>في ديني ودنياي</w:t>
      </w:r>
      <w:ins w:id="423" w:author="Dr. Diana Hassan" w:date="2026-03-10T23:29:00Z" w16du:dateUtc="2026-03-10T20:29:00Z">
        <w:r w:rsidR="0033593A">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اتوقع هذي الركائز يعني اذا كانت يعني مستقرة يكون الانسان </w:t>
      </w:r>
      <w:del w:id="424" w:author="Dr. Diana Hassan" w:date="2026-03-10T23:29:00Z" w16du:dateUtc="2026-03-10T20:29:00Z">
        <w:r w:rsidR="2AF30782" w:rsidRPr="2AF30782" w:rsidDel="00AA1F4D">
          <w:rPr>
            <w:rFonts w:ascii="Calibri" w:eastAsia="Calibri" w:hAnsi="Calibri" w:cs="Calibri"/>
            <w:sz w:val="24"/>
            <w:szCs w:val="24"/>
            <w:rtl/>
          </w:rPr>
          <w:delText>معافة</w:delText>
        </w:r>
      </w:del>
      <w:ins w:id="425" w:author="Dr. Diana Hassan" w:date="2026-03-10T23:29:00Z" w16du:dateUtc="2026-03-10T20:29:00Z">
        <w:r w:rsidR="00AA1F4D" w:rsidRPr="2AF30782">
          <w:rPr>
            <w:rFonts w:ascii="Calibri" w:eastAsia="Calibri" w:hAnsi="Calibri" w:cs="Calibri"/>
            <w:sz w:val="24"/>
            <w:szCs w:val="24"/>
            <w:rtl/>
          </w:rPr>
          <w:t>معاف</w:t>
        </w:r>
        <w:r w:rsidR="00AA1F4D">
          <w:rPr>
            <w:rFonts w:ascii="Calibri" w:eastAsia="Calibri" w:hAnsi="Calibri" w:cs="Calibri" w:hint="cs"/>
            <w:sz w:val="24"/>
            <w:szCs w:val="24"/>
            <w:rtl/>
          </w:rPr>
          <w:t>ى</w:t>
        </w:r>
      </w:ins>
      <w:r w:rsidR="2AF30782" w:rsidRPr="2AF30782">
        <w:rPr>
          <w:rFonts w:ascii="Calibri" w:eastAsia="Calibri" w:hAnsi="Calibri" w:cs="Calibri"/>
          <w:sz w:val="24"/>
          <w:szCs w:val="24"/>
          <w:rtl/>
        </w:rPr>
        <w:t>.</w:t>
      </w:r>
    </w:p>
    <w:p w14:paraId="60061E4C" w14:textId="77777777" w:rsidR="00565DFF" w:rsidRDefault="00565DFF">
      <w:pPr>
        <w:bidi/>
      </w:pPr>
    </w:p>
    <w:p w14:paraId="2451E3BC" w14:textId="77777777" w:rsidR="00565DFF" w:rsidRDefault="2AF30782">
      <w:pPr>
        <w:bidi/>
      </w:pPr>
      <w:r w:rsidRPr="2AF30782">
        <w:rPr>
          <w:rFonts w:ascii="Calibri" w:eastAsia="Calibri" w:hAnsi="Calibri" w:cs="Calibri"/>
          <w:sz w:val="24"/>
          <w:szCs w:val="24"/>
          <w:rtl/>
        </w:rPr>
        <w:t>يعني الدين طبعا شيء مهم الواحد يكون يعني دينه يعني فيه صلابة عشان يقدر يواجه الدنيا. الاهل والمال طبعا استقرار يعني الاهل والاستقرار المادي شيء مهم. ما حد يقدر ينكره.</w:t>
      </w:r>
    </w:p>
    <w:p w14:paraId="44EAFD9C" w14:textId="77777777" w:rsidR="00565DFF" w:rsidRDefault="00565DFF">
      <w:pPr>
        <w:bidi/>
      </w:pPr>
    </w:p>
    <w:p w14:paraId="63A87A71" w14:textId="077EDC61" w:rsidR="00565DFF" w:rsidRDefault="2AF30782">
      <w:pPr>
        <w:bidi/>
      </w:pPr>
      <w:r w:rsidRPr="2AF30782">
        <w:rPr>
          <w:rFonts w:ascii="Calibri" w:eastAsia="Calibri" w:hAnsi="Calibri" w:cs="Calibri"/>
          <w:sz w:val="24"/>
          <w:szCs w:val="24"/>
          <w:rtl/>
        </w:rPr>
        <w:t xml:space="preserve">والدنيا اللي هو سبحان الله يعني كل الامور اللي تشملها الدنيا سواء المعاملات سواء يعني </w:t>
      </w:r>
      <w:del w:id="426" w:author="Dr. Diana Hassan" w:date="2026-03-10T23:29:00Z" w16du:dateUtc="2026-03-10T20:29:00Z">
        <w:r w:rsidRPr="2AF30782" w:rsidDel="00AA1F4D">
          <w:rPr>
            <w:rFonts w:ascii="Calibri" w:eastAsia="Calibri" w:hAnsi="Calibri" w:cs="Calibri"/>
            <w:sz w:val="24"/>
            <w:szCs w:val="24"/>
            <w:rtl/>
          </w:rPr>
          <w:delText xml:space="preserve">كشغة </w:delText>
        </w:r>
      </w:del>
      <w:ins w:id="427" w:author="Dr. Diana Hassan" w:date="2026-03-10T23:29:00Z" w16du:dateUtc="2026-03-10T20:29:00Z">
        <w:r w:rsidR="00AA1F4D" w:rsidRPr="2AF30782">
          <w:rPr>
            <w:rFonts w:ascii="Calibri" w:eastAsia="Calibri" w:hAnsi="Calibri" w:cs="Calibri"/>
            <w:sz w:val="24"/>
            <w:szCs w:val="24"/>
            <w:rtl/>
          </w:rPr>
          <w:t>كشغ</w:t>
        </w:r>
        <w:r w:rsidR="00AA1F4D">
          <w:rPr>
            <w:rFonts w:ascii="Calibri" w:eastAsia="Calibri" w:hAnsi="Calibri" w:cs="Calibri" w:hint="cs"/>
            <w:sz w:val="24"/>
            <w:szCs w:val="24"/>
            <w:rtl/>
          </w:rPr>
          <w:t>ل</w:t>
        </w:r>
        <w:r w:rsidR="00AA1F4D" w:rsidRPr="2AF30782">
          <w:rPr>
            <w:rFonts w:ascii="Calibri" w:eastAsia="Calibri" w:hAnsi="Calibri" w:cs="Calibri"/>
            <w:sz w:val="24"/>
            <w:szCs w:val="24"/>
            <w:rtl/>
          </w:rPr>
          <w:t xml:space="preserve"> </w:t>
        </w:r>
      </w:ins>
      <w:r w:rsidRPr="2AF30782">
        <w:rPr>
          <w:rFonts w:ascii="Calibri" w:eastAsia="Calibri" w:hAnsi="Calibri" w:cs="Calibri"/>
          <w:sz w:val="24"/>
          <w:szCs w:val="24"/>
          <w:rtl/>
        </w:rPr>
        <w:t xml:space="preserve">يعني الدنيا واللي فيها. فاتوقع يعني هذي ركائز الواحد لما تكون عندها مستقرة الواحد يكون </w:t>
      </w:r>
      <w:del w:id="428" w:author="Dr. Diana Hassan" w:date="2026-03-10T23:30:00Z" w16du:dateUtc="2026-03-10T20:30:00Z">
        <w:r w:rsidRPr="2AF30782" w:rsidDel="00AA1F4D">
          <w:rPr>
            <w:rFonts w:ascii="Calibri" w:eastAsia="Calibri" w:hAnsi="Calibri" w:cs="Calibri"/>
            <w:sz w:val="24"/>
            <w:szCs w:val="24"/>
            <w:rtl/>
          </w:rPr>
          <w:delText xml:space="preserve">معافة </w:delText>
        </w:r>
      </w:del>
      <w:ins w:id="429" w:author="Dr. Diana Hassan" w:date="2026-03-10T23:30:00Z" w16du:dateUtc="2026-03-10T20:30:00Z">
        <w:r w:rsidR="00AA1F4D" w:rsidRPr="2AF30782">
          <w:rPr>
            <w:rFonts w:ascii="Calibri" w:eastAsia="Calibri" w:hAnsi="Calibri" w:cs="Calibri"/>
            <w:sz w:val="24"/>
            <w:szCs w:val="24"/>
            <w:rtl/>
          </w:rPr>
          <w:t>معاف</w:t>
        </w:r>
        <w:r w:rsidR="00AA1F4D">
          <w:rPr>
            <w:rFonts w:ascii="Calibri" w:eastAsia="Calibri" w:hAnsi="Calibri" w:cs="Calibri" w:hint="cs"/>
            <w:sz w:val="24"/>
            <w:szCs w:val="24"/>
            <w:rtl/>
          </w:rPr>
          <w:t>ى</w:t>
        </w:r>
        <w:r w:rsidR="00AA1F4D" w:rsidRPr="2AF30782">
          <w:rPr>
            <w:rFonts w:ascii="Calibri" w:eastAsia="Calibri" w:hAnsi="Calibri" w:cs="Calibri"/>
            <w:sz w:val="24"/>
            <w:szCs w:val="24"/>
            <w:rtl/>
          </w:rPr>
          <w:t xml:space="preserve"> </w:t>
        </w:r>
      </w:ins>
      <w:r w:rsidRPr="2AF30782">
        <w:rPr>
          <w:rFonts w:ascii="Calibri" w:eastAsia="Calibri" w:hAnsi="Calibri" w:cs="Calibri"/>
          <w:sz w:val="24"/>
          <w:szCs w:val="24"/>
          <w:rtl/>
        </w:rPr>
        <w:t>في الدنيا. يكون عنده عافية.</w:t>
      </w:r>
    </w:p>
    <w:p w14:paraId="4B94D5A5" w14:textId="77777777" w:rsidR="00565DFF" w:rsidRDefault="00565DFF">
      <w:pPr>
        <w:bidi/>
      </w:pPr>
    </w:p>
    <w:p w14:paraId="4C492325" w14:textId="1BD56EB7" w:rsidR="00565DFF" w:rsidRDefault="00AD0EA5">
      <w:pPr>
        <w:bidi/>
      </w:pPr>
      <w:ins w:id="430" w:author="Dr. Diana Hassan" w:date="2026-03-10T23:31:00Z" w16du:dateUtc="2026-03-10T20:31:00Z">
        <w:r w:rsidRPr="005C32C3">
          <w:rPr>
            <w:rFonts w:ascii="Calibri" w:eastAsia="Calibri" w:hAnsi="Calibri" w:cs="Calibri" w:hint="eastAsia"/>
            <w:sz w:val="24"/>
            <w:szCs w:val="24"/>
            <w:highlight w:val="yellow"/>
            <w:rtl/>
            <w:rPrChange w:id="431" w:author="Dr. Diana Hassan" w:date="2026-03-11T00:29:00Z" w16du:dateUtc="2026-03-10T21:29:00Z">
              <w:rPr>
                <w:rFonts w:ascii="Calibri" w:eastAsia="Calibri" w:hAnsi="Calibri" w:cs="Calibri" w:hint="eastAsia"/>
                <w:sz w:val="24"/>
                <w:szCs w:val="24"/>
                <w:rtl/>
              </w:rPr>
            </w:rPrChange>
          </w:rPr>
          <w:t>مريم</w:t>
        </w:r>
        <w:r w:rsidRPr="005C32C3">
          <w:rPr>
            <w:rFonts w:ascii="Calibri" w:eastAsia="Calibri" w:hAnsi="Calibri" w:cs="Calibri"/>
            <w:sz w:val="24"/>
            <w:szCs w:val="24"/>
            <w:highlight w:val="yellow"/>
            <w:rtl/>
            <w:rPrChange w:id="432" w:author="Dr. Diana Hassan" w:date="2026-03-11T00:29:00Z" w16du:dateUtc="2026-03-10T21:29:00Z">
              <w:rPr>
                <w:rFonts w:ascii="Calibri" w:eastAsia="Calibri" w:hAnsi="Calibri" w:cs="Calibri"/>
                <w:sz w:val="24"/>
                <w:szCs w:val="24"/>
                <w:rtl/>
              </w:rPr>
            </w:rPrChange>
          </w:rPr>
          <w:t xml:space="preserve"> التميمي من الرعاية المنزلية</w:t>
        </w:r>
      </w:ins>
      <w:ins w:id="433" w:author="Dr. Diana Hassan" w:date="2026-03-11T00:29:00Z" w16du:dateUtc="2026-03-10T21:29:00Z">
        <w:r w:rsidR="005C32C3">
          <w:rPr>
            <w:rFonts w:ascii="Calibri" w:eastAsia="Calibri" w:hAnsi="Calibri" w:cs="Calibri" w:hint="cs"/>
            <w:sz w:val="24"/>
            <w:szCs w:val="24"/>
            <w:rtl/>
          </w:rPr>
          <w:t xml:space="preserve"> </w:t>
        </w:r>
        <w:r w:rsidR="005C32C3" w:rsidRPr="007B2AE0">
          <w:rPr>
            <w:rFonts w:ascii="Calibri" w:eastAsia="Calibri" w:hAnsi="Calibri" w:cs="Calibri"/>
            <w:sz w:val="24"/>
            <w:szCs w:val="24"/>
            <w:highlight w:val="yellow"/>
            <w:rtl/>
          </w:rPr>
          <w:t>مؤسسة حم</w:t>
        </w:r>
        <w:r w:rsidR="005C32C3" w:rsidRPr="007B2AE0">
          <w:rPr>
            <w:rFonts w:ascii="Calibri" w:eastAsia="Calibri" w:hAnsi="Calibri" w:cs="Calibri" w:hint="cs"/>
            <w:sz w:val="24"/>
            <w:szCs w:val="24"/>
            <w:highlight w:val="yellow"/>
            <w:rtl/>
          </w:rPr>
          <w:t>د</w:t>
        </w:r>
        <w:r w:rsidR="005C32C3" w:rsidRPr="007B2AE0">
          <w:rPr>
            <w:rFonts w:ascii="Calibri" w:eastAsia="Calibri" w:hAnsi="Calibri" w:cs="Calibri"/>
            <w:sz w:val="24"/>
            <w:szCs w:val="24"/>
            <w:highlight w:val="yellow"/>
            <w:rtl/>
          </w:rPr>
          <w:t xml:space="preserve"> الطبية</w:t>
        </w:r>
      </w:ins>
      <w:ins w:id="434" w:author="Dr. Diana Hassan" w:date="2026-03-10T23:31:00Z" w16du:dateUtc="2026-03-10T20:31:00Z">
        <w:r>
          <w:rPr>
            <w:rFonts w:ascii="Calibri" w:eastAsia="Calibri" w:hAnsi="Calibri" w:cs="Calibri" w:hint="cs"/>
            <w:sz w:val="24"/>
            <w:szCs w:val="24"/>
            <w:rtl/>
          </w:rPr>
          <w:t>:</w:t>
        </w:r>
        <w:r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 xml:space="preserve">نعم. بس هنا ممكن معلومة هي تكون </w:t>
      </w:r>
      <w:del w:id="435" w:author="Dr. Diana Hassan" w:date="2026-03-10T23:30:00Z" w16du:dateUtc="2026-03-10T20:30:00Z">
        <w:r w:rsidR="2AF30782" w:rsidRPr="2AF30782" w:rsidDel="001C58FA">
          <w:rPr>
            <w:rFonts w:ascii="Calibri" w:eastAsia="Calibri" w:hAnsi="Calibri" w:cs="Calibri"/>
            <w:sz w:val="24"/>
            <w:szCs w:val="24"/>
            <w:rtl/>
          </w:rPr>
          <w:delText xml:space="preserve">جوكينجي </w:delText>
        </w:r>
      </w:del>
      <w:ins w:id="436" w:author="Dr. Diana Hassan" w:date="2026-03-10T23:30:00Z" w16du:dateUtc="2026-03-10T20:30:00Z">
        <w:r w:rsidR="001C58FA">
          <w:rPr>
            <w:rFonts w:ascii="Calibri" w:eastAsia="Calibri" w:hAnsi="Calibri" w:cs="Calibri"/>
            <w:sz w:val="24"/>
            <w:szCs w:val="24"/>
          </w:rPr>
          <w:t>joking</w:t>
        </w:r>
        <w:r w:rsidR="001C58FA"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شوي. لا لا معلومة.</w:t>
      </w:r>
    </w:p>
    <w:p w14:paraId="3DEEC669" w14:textId="77777777" w:rsidR="00565DFF" w:rsidRDefault="00565DFF">
      <w:pPr>
        <w:bidi/>
      </w:pPr>
    </w:p>
    <w:p w14:paraId="416687F3" w14:textId="474E3E43" w:rsidR="00565DFF" w:rsidRDefault="2AF30782">
      <w:pPr>
        <w:bidi/>
      </w:pPr>
      <w:r w:rsidRPr="2AF30782">
        <w:rPr>
          <w:rFonts w:ascii="Calibri" w:eastAsia="Calibri" w:hAnsi="Calibri" w:cs="Calibri"/>
          <w:sz w:val="24"/>
          <w:szCs w:val="24"/>
          <w:rtl/>
        </w:rPr>
        <w:t xml:space="preserve">العافية عندهم في التونس يعني </w:t>
      </w:r>
      <w:del w:id="437" w:author="Dr. Diana Hassan" w:date="2026-03-10T23:31:00Z" w16du:dateUtc="2026-03-10T20:31:00Z">
        <w:r w:rsidRPr="2AF30782" w:rsidDel="00AD0EA5">
          <w:rPr>
            <w:rFonts w:ascii="Calibri" w:eastAsia="Calibri" w:hAnsi="Calibri" w:cs="Calibri"/>
            <w:sz w:val="24"/>
            <w:szCs w:val="24"/>
            <w:rtl/>
          </w:rPr>
          <w:delText xml:space="preserve">يعني </w:delText>
        </w:r>
      </w:del>
      <w:r w:rsidRPr="2AF30782">
        <w:rPr>
          <w:rFonts w:ascii="Calibri" w:eastAsia="Calibri" w:hAnsi="Calibri" w:cs="Calibri"/>
          <w:sz w:val="24"/>
          <w:szCs w:val="24"/>
          <w:rtl/>
        </w:rPr>
        <w:t>الله يوديك النار. المغرب العربي كلهم. صحيح.</w:t>
      </w:r>
    </w:p>
    <w:p w14:paraId="3656B9AB" w14:textId="77777777" w:rsidR="00565DFF" w:rsidRDefault="00565DFF">
      <w:pPr>
        <w:bidi/>
      </w:pPr>
    </w:p>
    <w:p w14:paraId="2A0BE0C4" w14:textId="32253ABB" w:rsidR="00565DFF" w:rsidDel="004948F3" w:rsidRDefault="2AF30782">
      <w:pPr>
        <w:bidi/>
        <w:rPr>
          <w:del w:id="438" w:author="Dr. Diana Hassan" w:date="2026-03-10T23:31:00Z" w16du:dateUtc="2026-03-10T20:31:00Z"/>
        </w:rPr>
      </w:pPr>
      <w:del w:id="439" w:author="Dr. Diana Hassan" w:date="2026-03-10T23:31:00Z" w16du:dateUtc="2026-03-10T20:31:00Z">
        <w:r w:rsidRPr="2AF30782" w:rsidDel="004948F3">
          <w:rPr>
            <w:rFonts w:ascii="Calibri" w:eastAsia="Calibri" w:hAnsi="Calibri" w:cs="Calibri"/>
            <w:sz w:val="24"/>
            <w:szCs w:val="24"/>
            <w:rtl/>
          </w:rPr>
          <w:delText>الدكتور يمكن انت بالفين. النار. الجزاء الجزاء.</w:delText>
        </w:r>
      </w:del>
    </w:p>
    <w:p w14:paraId="45FB0818" w14:textId="594AEABA" w:rsidR="00565DFF" w:rsidDel="004948F3" w:rsidRDefault="00565DFF">
      <w:pPr>
        <w:bidi/>
        <w:rPr>
          <w:del w:id="440" w:author="Dr. Diana Hassan" w:date="2026-03-10T23:31:00Z" w16du:dateUtc="2026-03-10T20:31:00Z"/>
        </w:rPr>
      </w:pPr>
    </w:p>
    <w:p w14:paraId="472D91FC" w14:textId="79B33167" w:rsidR="00565DFF" w:rsidDel="004948F3" w:rsidRDefault="2AF30782">
      <w:pPr>
        <w:bidi/>
        <w:rPr>
          <w:del w:id="441" w:author="Dr. Diana Hassan" w:date="2026-03-10T23:31:00Z" w16du:dateUtc="2026-03-10T20:31:00Z"/>
        </w:rPr>
      </w:pPr>
      <w:del w:id="442" w:author="Dr. Diana Hassan" w:date="2026-03-10T23:31:00Z" w16du:dateUtc="2026-03-10T20:31:00Z">
        <w:r w:rsidRPr="2AF30782" w:rsidDel="004948F3">
          <w:rPr>
            <w:rFonts w:ascii="Calibri" w:eastAsia="Calibri" w:hAnsi="Calibri" w:cs="Calibri"/>
            <w:sz w:val="24"/>
            <w:szCs w:val="24"/>
            <w:rtl/>
          </w:rPr>
          <w:delText>الجزاء العافية. العافية العافية العافية. يعني نبقى نقول الله يعطيك الصحة يمكن.</w:delText>
        </w:r>
      </w:del>
    </w:p>
    <w:p w14:paraId="049F31CB" w14:textId="77777777" w:rsidR="00565DFF" w:rsidRDefault="00565DFF">
      <w:pPr>
        <w:bidi/>
      </w:pPr>
    </w:p>
    <w:p w14:paraId="5F813772" w14:textId="77777777" w:rsidR="004948F3" w:rsidRDefault="2AF30782">
      <w:pPr>
        <w:bidi/>
        <w:rPr>
          <w:ins w:id="443" w:author="Dr. Diana Hassan" w:date="2026-03-10T23:31:00Z" w16du:dateUtc="2026-03-10T20:31:00Z"/>
          <w:rFonts w:ascii="Calibri" w:eastAsia="Calibri" w:hAnsi="Calibri" w:cs="Calibri"/>
          <w:sz w:val="24"/>
          <w:szCs w:val="24"/>
        </w:rPr>
      </w:pPr>
      <w:del w:id="444" w:author="Dr. Diana Hassan" w:date="2026-03-10T23:31:00Z" w16du:dateUtc="2026-03-10T20:31:00Z">
        <w:r w:rsidRPr="2AF30782" w:rsidDel="004948F3">
          <w:rPr>
            <w:rFonts w:ascii="Calibri" w:eastAsia="Calibri" w:hAnsi="Calibri" w:cs="Calibri"/>
            <w:sz w:val="24"/>
            <w:szCs w:val="24"/>
            <w:rtl/>
          </w:rPr>
          <w:delText xml:space="preserve">يعطيك الصحة. صحيح صحيح. </w:delText>
        </w:r>
      </w:del>
    </w:p>
    <w:p w14:paraId="28B472D4" w14:textId="77777777" w:rsidR="004948F3" w:rsidRDefault="004948F3" w:rsidP="004948F3">
      <w:pPr>
        <w:bidi/>
        <w:rPr>
          <w:ins w:id="445" w:author="Dr. Diana Hassan" w:date="2026-03-10T23:31:00Z" w16du:dateUtc="2026-03-10T20:31:00Z"/>
          <w:rFonts w:ascii="Calibri" w:eastAsia="Calibri" w:hAnsi="Calibri" w:cs="Calibri"/>
          <w:sz w:val="24"/>
          <w:szCs w:val="24"/>
        </w:rPr>
      </w:pPr>
    </w:p>
    <w:p w14:paraId="63ED3268" w14:textId="19C440D1" w:rsidR="00565DFF" w:rsidRDefault="004948F3" w:rsidP="004948F3">
      <w:pPr>
        <w:bidi/>
      </w:pPr>
      <w:ins w:id="446" w:author="Dr. Diana Hassan" w:date="2026-03-10T23:32:00Z" w16du:dateUtc="2026-03-10T20:32:00Z">
        <w:r w:rsidRPr="005C32C3">
          <w:rPr>
            <w:rFonts w:ascii="Calibri" w:eastAsia="Calibri" w:hAnsi="Calibri" w:cs="Calibri"/>
            <w:sz w:val="24"/>
            <w:szCs w:val="24"/>
            <w:highlight w:val="yellow"/>
            <w:rPrChange w:id="447" w:author="Dr. Diana Hassan" w:date="2026-03-11T00:29:00Z" w16du:dateUtc="2026-03-10T21:29:00Z">
              <w:rPr>
                <w:rFonts w:ascii="Calibri" w:eastAsia="Calibri" w:hAnsi="Calibri" w:cs="Calibri"/>
                <w:sz w:val="24"/>
                <w:szCs w:val="24"/>
              </w:rPr>
            </w:rPrChange>
          </w:rPr>
          <w:t>Diana</w:t>
        </w:r>
        <w:r>
          <w:rPr>
            <w:rFonts w:ascii="Calibri" w:eastAsia="Calibri" w:hAnsi="Calibri" w:cs="Calibri"/>
            <w:sz w:val="24"/>
            <w:szCs w:val="24"/>
          </w:rPr>
          <w:t xml:space="preserve"> (</w:t>
        </w:r>
        <w:r w:rsidRPr="007B2AE0">
          <w:rPr>
            <w:rFonts w:ascii="Calibri" w:eastAsia="Calibri" w:hAnsi="Calibri" w:cs="Calibri"/>
            <w:sz w:val="24"/>
            <w:szCs w:val="24"/>
            <w:highlight w:val="yellow"/>
          </w:rPr>
          <w:t>moderator)</w:t>
        </w:r>
        <w:r w:rsidRPr="007B2AE0">
          <w:rPr>
            <w:rFonts w:ascii="Calibri" w:eastAsia="Calibri" w:hAnsi="Calibri" w:cs="Calibri"/>
            <w:sz w:val="24"/>
            <w:szCs w:val="24"/>
            <w:highlight w:val="yellow"/>
            <w:rtl/>
          </w:rPr>
          <w:t xml:space="preserve"> </w:t>
        </w:r>
        <w:r>
          <w:rPr>
            <w:rFonts w:ascii="Calibri" w:eastAsia="Calibri" w:hAnsi="Calibri" w:cs="Calibri"/>
            <w:sz w:val="24"/>
            <w:szCs w:val="24"/>
          </w:rPr>
          <w:t xml:space="preserve">: </w:t>
        </w:r>
      </w:ins>
      <w:r w:rsidR="2AF30782" w:rsidRPr="2AF30782">
        <w:rPr>
          <w:rFonts w:ascii="Calibri" w:eastAsia="Calibri" w:hAnsi="Calibri" w:cs="Calibri"/>
          <w:sz w:val="24"/>
          <w:szCs w:val="24"/>
          <w:rtl/>
        </w:rPr>
        <w:t>في اي حدا بيحب يضيف على تعريف العافية.</w:t>
      </w:r>
    </w:p>
    <w:p w14:paraId="53128261" w14:textId="77777777" w:rsidR="00565DFF" w:rsidRDefault="00565DFF">
      <w:pPr>
        <w:bidi/>
      </w:pPr>
    </w:p>
    <w:p w14:paraId="4888911D" w14:textId="09F0D014" w:rsidR="009458AA" w:rsidRDefault="2AF30782">
      <w:pPr>
        <w:bidi/>
        <w:rPr>
          <w:ins w:id="448" w:author="Dr. Diana Hassan" w:date="2026-03-10T23:32:00Z" w16du:dateUtc="2026-03-10T20:32:00Z"/>
          <w:rFonts w:ascii="Calibri" w:eastAsia="Calibri" w:hAnsi="Calibri" w:cs="Calibri"/>
          <w:sz w:val="24"/>
          <w:szCs w:val="24"/>
          <w:rtl/>
        </w:rPr>
      </w:pPr>
      <w:r w:rsidRPr="2AF30782">
        <w:rPr>
          <w:rFonts w:ascii="Calibri" w:eastAsia="Calibri" w:hAnsi="Calibri" w:cs="Calibri"/>
          <w:sz w:val="24"/>
          <w:szCs w:val="24"/>
          <w:rtl/>
        </w:rPr>
        <w:t xml:space="preserve">طيب ام هلأ اذا انتقلنا على السؤال الثالث اللي هو بناء على منظور الحياة الطيبة اللي تتكلمنا عنها </w:t>
      </w:r>
      <w:del w:id="449" w:author="Dr. Diana Hassan" w:date="2026-03-10T23:32:00Z" w16du:dateUtc="2026-03-10T20:32:00Z">
        <w:r w:rsidRPr="2AF30782" w:rsidDel="009458AA">
          <w:rPr>
            <w:rFonts w:ascii="Calibri" w:eastAsia="Calibri" w:hAnsi="Calibri" w:cs="Calibri"/>
            <w:sz w:val="24"/>
            <w:szCs w:val="24"/>
            <w:rtl/>
          </w:rPr>
          <w:delText xml:space="preserve">الفريمورك </w:delText>
        </w:r>
      </w:del>
      <w:ins w:id="450" w:author="Dr. Diana Hassan" w:date="2026-03-10T23:32:00Z" w16du:dateUtc="2026-03-10T20:32:00Z">
        <w:r w:rsidR="009458AA">
          <w:rPr>
            <w:rFonts w:ascii="Calibri" w:eastAsia="Calibri" w:hAnsi="Calibri" w:cs="Calibri"/>
            <w:sz w:val="24"/>
            <w:szCs w:val="24"/>
          </w:rPr>
          <w:t>framework</w:t>
        </w:r>
        <w:r w:rsidR="009458AA" w:rsidRPr="2AF30782">
          <w:rPr>
            <w:rFonts w:ascii="Calibri" w:eastAsia="Calibri" w:hAnsi="Calibri" w:cs="Calibri"/>
            <w:sz w:val="24"/>
            <w:szCs w:val="24"/>
            <w:rtl/>
          </w:rPr>
          <w:t xml:space="preserve"> </w:t>
        </w:r>
      </w:ins>
      <w:r w:rsidRPr="2AF30782">
        <w:rPr>
          <w:rFonts w:ascii="Calibri" w:eastAsia="Calibri" w:hAnsi="Calibri" w:cs="Calibri"/>
          <w:sz w:val="24"/>
          <w:szCs w:val="24"/>
          <w:rtl/>
        </w:rPr>
        <w:t>والركائز الخمسة اللي هو الروحية العاطفية الفكرية البدنية والاجتماعية</w:t>
      </w:r>
      <w:ins w:id="451" w:author="Dr. Diana Hassan" w:date="2026-03-10T23:32:00Z" w16du:dateUtc="2026-03-10T20:32:00Z">
        <w:r w:rsidR="009458AA">
          <w:rPr>
            <w:rFonts w:ascii="Calibri" w:eastAsia="Calibri" w:hAnsi="Calibri" w:cs="Calibri"/>
            <w:sz w:val="24"/>
            <w:szCs w:val="24"/>
          </w:rPr>
          <w:t>.</w:t>
        </w:r>
      </w:ins>
      <w:r w:rsidRPr="2AF30782">
        <w:rPr>
          <w:rFonts w:ascii="Calibri" w:eastAsia="Calibri" w:hAnsi="Calibri" w:cs="Calibri"/>
          <w:sz w:val="24"/>
          <w:szCs w:val="24"/>
          <w:rtl/>
        </w:rPr>
        <w:t xml:space="preserve"> كيف يمكن لهذه الركائز انه </w:t>
      </w:r>
      <w:del w:id="452" w:author="Dr. Diana Hassan" w:date="2026-03-10T23:32:00Z" w16du:dateUtc="2026-03-10T20:32:00Z">
        <w:r w:rsidRPr="2AF30782" w:rsidDel="009458AA">
          <w:rPr>
            <w:rFonts w:ascii="Calibri" w:eastAsia="Calibri" w:hAnsi="Calibri" w:cs="Calibri"/>
            <w:sz w:val="24"/>
            <w:szCs w:val="24"/>
            <w:rtl/>
          </w:rPr>
          <w:delText>ي</w:delText>
        </w:r>
      </w:del>
      <w:r w:rsidRPr="2AF30782">
        <w:rPr>
          <w:rFonts w:ascii="Calibri" w:eastAsia="Calibri" w:hAnsi="Calibri" w:cs="Calibri"/>
          <w:sz w:val="24"/>
          <w:szCs w:val="24"/>
          <w:rtl/>
        </w:rPr>
        <w:t xml:space="preserve">تساهم في تحسين او ارتقاء العافية </w:t>
      </w:r>
      <w:del w:id="453" w:author="Dr. Diana Hassan" w:date="2026-03-10T23:33:00Z" w16du:dateUtc="2026-03-10T20:33:00Z">
        <w:r w:rsidRPr="2AF30782" w:rsidDel="00B100F3">
          <w:rPr>
            <w:rFonts w:ascii="Calibri" w:eastAsia="Calibri" w:hAnsi="Calibri" w:cs="Calibri"/>
            <w:sz w:val="24"/>
            <w:szCs w:val="24"/>
            <w:rtl/>
          </w:rPr>
          <w:delText>لدنك</w:delText>
        </w:r>
      </w:del>
      <w:ins w:id="454" w:author="Dr. Diana Hassan" w:date="2026-03-10T23:33:00Z" w16du:dateUtc="2026-03-10T20:33:00Z">
        <w:r w:rsidR="00B100F3">
          <w:rPr>
            <w:rFonts w:ascii="Calibri" w:eastAsia="Calibri" w:hAnsi="Calibri" w:cs="Calibri" w:hint="cs"/>
            <w:sz w:val="24"/>
            <w:szCs w:val="24"/>
            <w:rtl/>
          </w:rPr>
          <w:t xml:space="preserve"> لديكم؟</w:t>
        </w:r>
      </w:ins>
    </w:p>
    <w:p w14:paraId="20D0B117" w14:textId="77777777" w:rsidR="009458AA" w:rsidRDefault="009458AA" w:rsidP="009458AA">
      <w:pPr>
        <w:bidi/>
        <w:rPr>
          <w:ins w:id="455" w:author="Dr. Diana Hassan" w:date="2026-03-10T23:32:00Z" w16du:dateUtc="2026-03-10T20:32:00Z"/>
          <w:rFonts w:ascii="Calibri" w:eastAsia="Calibri" w:hAnsi="Calibri" w:cs="Calibri"/>
          <w:sz w:val="24"/>
          <w:szCs w:val="24"/>
          <w:rtl/>
        </w:rPr>
      </w:pPr>
    </w:p>
    <w:p w14:paraId="575F7778" w14:textId="28AA4253" w:rsidR="00565DFF" w:rsidDel="00DA1888" w:rsidRDefault="2AF30782" w:rsidP="009458AA">
      <w:pPr>
        <w:bidi/>
        <w:rPr>
          <w:del w:id="456" w:author="Dr. Diana Hassan" w:date="2026-03-10T23:37:00Z" w16du:dateUtc="2026-03-10T20:37:00Z"/>
        </w:rPr>
      </w:pPr>
      <w:r w:rsidRPr="2AF30782">
        <w:rPr>
          <w:rFonts w:ascii="Calibri" w:eastAsia="Calibri" w:hAnsi="Calibri" w:cs="Calibri"/>
          <w:sz w:val="24"/>
          <w:szCs w:val="24"/>
          <w:rtl/>
        </w:rPr>
        <w:t xml:space="preserve"> </w:t>
      </w:r>
      <w:r w:rsidRPr="005C32C3">
        <w:rPr>
          <w:rFonts w:ascii="Calibri" w:eastAsia="Calibri" w:hAnsi="Calibri" w:cs="Calibri"/>
          <w:sz w:val="24"/>
          <w:szCs w:val="24"/>
          <w:highlight w:val="yellow"/>
          <w:rtl/>
          <w:rPrChange w:id="457" w:author="Dr. Diana Hassan" w:date="2026-03-11T00:30:00Z" w16du:dateUtc="2026-03-10T21:30:00Z">
            <w:rPr>
              <w:rFonts w:ascii="Calibri" w:eastAsia="Calibri" w:hAnsi="Calibri" w:cs="Calibri"/>
              <w:sz w:val="24"/>
              <w:szCs w:val="24"/>
              <w:rtl/>
            </w:rPr>
          </w:rPrChange>
        </w:rPr>
        <w:t>بشا</w:t>
      </w:r>
      <w:ins w:id="458" w:author="Dr. Diana Hassan" w:date="2026-03-10T23:34:00Z" w16du:dateUtc="2026-03-10T20:34:00Z">
        <w:r w:rsidR="00B100F3" w:rsidRPr="005C32C3">
          <w:rPr>
            <w:rFonts w:ascii="Calibri" w:eastAsia="Calibri" w:hAnsi="Calibri" w:cs="Calibri" w:hint="eastAsia"/>
            <w:sz w:val="24"/>
            <w:szCs w:val="24"/>
            <w:highlight w:val="yellow"/>
            <w:rtl/>
            <w:rPrChange w:id="459" w:author="Dr. Diana Hassan" w:date="2026-03-11T00:30:00Z" w16du:dateUtc="2026-03-10T21:30:00Z">
              <w:rPr>
                <w:rFonts w:ascii="Calibri" w:eastAsia="Calibri" w:hAnsi="Calibri" w:cs="Calibri" w:hint="eastAsia"/>
                <w:sz w:val="24"/>
                <w:szCs w:val="24"/>
                <w:rtl/>
              </w:rPr>
            </w:rPrChange>
          </w:rPr>
          <w:t>ي</w:t>
        </w:r>
      </w:ins>
      <w:r w:rsidRPr="005C32C3">
        <w:rPr>
          <w:rFonts w:ascii="Calibri" w:eastAsia="Calibri" w:hAnsi="Calibri" w:cs="Calibri"/>
          <w:sz w:val="24"/>
          <w:szCs w:val="24"/>
          <w:highlight w:val="yellow"/>
          <w:rtl/>
          <w:rPrChange w:id="460" w:author="Dr. Diana Hassan" w:date="2026-03-11T00:30:00Z" w16du:dateUtc="2026-03-10T21:30:00Z">
            <w:rPr>
              <w:rFonts w:ascii="Calibri" w:eastAsia="Calibri" w:hAnsi="Calibri" w:cs="Calibri"/>
              <w:sz w:val="24"/>
              <w:szCs w:val="24"/>
              <w:rtl/>
            </w:rPr>
          </w:rPrChange>
        </w:rPr>
        <w:t>ر الراشد</w:t>
      </w:r>
      <w:ins w:id="461" w:author="Dr. Diana Hassan" w:date="2026-03-10T23:34:00Z" w16du:dateUtc="2026-03-10T20:34:00Z">
        <w:r w:rsidR="00B100F3" w:rsidRPr="005C32C3">
          <w:rPr>
            <w:rFonts w:ascii="Calibri" w:eastAsia="Calibri" w:hAnsi="Calibri" w:cs="Calibri"/>
            <w:sz w:val="24"/>
            <w:szCs w:val="24"/>
            <w:highlight w:val="yellow"/>
            <w:rtl/>
            <w:rPrChange w:id="462" w:author="Dr. Diana Hassan" w:date="2026-03-11T00:30:00Z" w16du:dateUtc="2026-03-10T21:30:00Z">
              <w:rPr>
                <w:rFonts w:ascii="Calibri" w:eastAsia="Calibri" w:hAnsi="Calibri" w:cs="Calibri"/>
                <w:sz w:val="24"/>
                <w:szCs w:val="24"/>
                <w:rtl/>
              </w:rPr>
            </w:rPrChange>
          </w:rPr>
          <w:t xml:space="preserve"> من مؤسسة حم</w:t>
        </w:r>
        <w:r w:rsidR="00B100F3" w:rsidRPr="005C32C3">
          <w:rPr>
            <w:rFonts w:ascii="Calibri" w:eastAsia="Calibri" w:hAnsi="Calibri" w:cs="Calibri" w:hint="eastAsia"/>
            <w:sz w:val="24"/>
            <w:szCs w:val="24"/>
            <w:highlight w:val="yellow"/>
            <w:rtl/>
            <w:rPrChange w:id="463" w:author="Dr. Diana Hassan" w:date="2026-03-11T00:30:00Z" w16du:dateUtc="2026-03-10T21:30:00Z">
              <w:rPr>
                <w:rFonts w:ascii="Calibri" w:eastAsia="Calibri" w:hAnsi="Calibri" w:cs="Calibri" w:hint="eastAsia"/>
                <w:sz w:val="24"/>
                <w:szCs w:val="24"/>
                <w:rtl/>
              </w:rPr>
            </w:rPrChange>
          </w:rPr>
          <w:t>د</w:t>
        </w:r>
        <w:r w:rsidR="00B100F3" w:rsidRPr="005C32C3">
          <w:rPr>
            <w:rFonts w:ascii="Calibri" w:eastAsia="Calibri" w:hAnsi="Calibri" w:cs="Calibri"/>
            <w:sz w:val="24"/>
            <w:szCs w:val="24"/>
            <w:highlight w:val="yellow"/>
            <w:rtl/>
            <w:rPrChange w:id="464" w:author="Dr. Diana Hassan" w:date="2026-03-11T00:30:00Z" w16du:dateUtc="2026-03-10T21:30:00Z">
              <w:rPr>
                <w:rFonts w:ascii="Calibri" w:eastAsia="Calibri" w:hAnsi="Calibri" w:cs="Calibri"/>
                <w:sz w:val="24"/>
                <w:szCs w:val="24"/>
                <w:rtl/>
              </w:rPr>
            </w:rPrChange>
          </w:rPr>
          <w:t xml:space="preserve"> الطبية</w:t>
        </w:r>
        <w:r w:rsidR="00B100F3">
          <w:rPr>
            <w:rFonts w:ascii="Calibri" w:eastAsia="Calibri" w:hAnsi="Calibri" w:cs="Calibri" w:hint="cs"/>
            <w:sz w:val="24"/>
            <w:szCs w:val="24"/>
            <w:rtl/>
          </w:rPr>
          <w:t xml:space="preserve">: </w:t>
        </w:r>
        <w:r w:rsidR="00B100F3" w:rsidRPr="2AF30782">
          <w:rPr>
            <w:rFonts w:ascii="Calibri" w:eastAsia="Calibri" w:hAnsi="Calibri" w:cs="Calibri"/>
            <w:sz w:val="24"/>
            <w:szCs w:val="24"/>
            <w:rtl/>
          </w:rPr>
          <w:t xml:space="preserve"> </w:t>
        </w:r>
      </w:ins>
      <w:r w:rsidRPr="2AF30782">
        <w:rPr>
          <w:rFonts w:ascii="Calibri" w:eastAsia="Calibri" w:hAnsi="Calibri" w:cs="Calibri"/>
          <w:sz w:val="24"/>
          <w:szCs w:val="24"/>
          <w:rtl/>
        </w:rPr>
        <w:t xml:space="preserve"> انا اشوف يعني بشكل مختصر وهو </w:t>
      </w:r>
      <w:del w:id="465" w:author="Dr. Diana Hassan" w:date="2026-03-10T23:35:00Z" w16du:dateUtc="2026-03-10T20:35:00Z">
        <w:r w:rsidRPr="2AF30782" w:rsidDel="00E509F1">
          <w:rPr>
            <w:rFonts w:ascii="Calibri" w:eastAsia="Calibri" w:hAnsi="Calibri" w:cs="Calibri"/>
            <w:sz w:val="24"/>
            <w:szCs w:val="24"/>
            <w:rtl/>
          </w:rPr>
          <w:delText xml:space="preserve">البلانس </w:delText>
        </w:r>
      </w:del>
      <w:ins w:id="466" w:author="Dr. Diana Hassan" w:date="2026-03-10T23:35:00Z" w16du:dateUtc="2026-03-10T20:35:00Z">
        <w:r w:rsidR="00E509F1">
          <w:rPr>
            <w:rFonts w:ascii="Calibri" w:eastAsia="Calibri" w:hAnsi="Calibri" w:cs="Calibri"/>
            <w:sz w:val="24"/>
            <w:szCs w:val="24"/>
          </w:rPr>
          <w:t>balance</w:t>
        </w:r>
        <w:r w:rsidR="00E509F1" w:rsidRPr="2AF30782">
          <w:rPr>
            <w:rFonts w:ascii="Calibri" w:eastAsia="Calibri" w:hAnsi="Calibri" w:cs="Calibri"/>
            <w:sz w:val="24"/>
            <w:szCs w:val="24"/>
            <w:rtl/>
          </w:rPr>
          <w:t xml:space="preserve"> </w:t>
        </w:r>
      </w:ins>
      <w:r w:rsidRPr="2AF30782">
        <w:rPr>
          <w:rFonts w:ascii="Calibri" w:eastAsia="Calibri" w:hAnsi="Calibri" w:cs="Calibri"/>
          <w:sz w:val="24"/>
          <w:szCs w:val="24"/>
          <w:rtl/>
        </w:rPr>
        <w:t>التوازن بين كل هالامور يحقق لنا في النهاية مفهوم العافية بشكل شمولي او بالشكل اللي نطمح نوصلنا. هذا باختصار التوازن. التوازن</w:t>
      </w:r>
      <w:del w:id="467" w:author="Dr. Diana Hassan" w:date="2026-03-10T23:37:00Z" w16du:dateUtc="2026-03-10T20:37:00Z">
        <w:r w:rsidRPr="2AF30782" w:rsidDel="00DA1888">
          <w:rPr>
            <w:rFonts w:ascii="Calibri" w:eastAsia="Calibri" w:hAnsi="Calibri" w:cs="Calibri"/>
            <w:sz w:val="24"/>
            <w:szCs w:val="24"/>
            <w:rtl/>
          </w:rPr>
          <w:delText>.</w:delText>
        </w:r>
      </w:del>
    </w:p>
    <w:p w14:paraId="62486C05" w14:textId="3F583E52" w:rsidR="00565DFF" w:rsidDel="00DA1888" w:rsidRDefault="00565DFF" w:rsidP="00DA1888">
      <w:pPr>
        <w:bidi/>
        <w:rPr>
          <w:del w:id="468" w:author="Dr. Diana Hassan" w:date="2026-03-10T23:37:00Z" w16du:dateUtc="2026-03-10T20:37:00Z"/>
        </w:rPr>
      </w:pPr>
    </w:p>
    <w:p w14:paraId="2F085975" w14:textId="5DFF8052" w:rsidR="00565DFF" w:rsidDel="00BC6AB8" w:rsidRDefault="2AF30782">
      <w:pPr>
        <w:bidi/>
        <w:rPr>
          <w:del w:id="469" w:author="Dr. Diana Hassan" w:date="2026-03-10T23:36:00Z" w16du:dateUtc="2026-03-10T20:36:00Z"/>
        </w:rPr>
      </w:pPr>
      <w:r w:rsidRPr="2AF30782">
        <w:rPr>
          <w:rFonts w:ascii="Calibri" w:eastAsia="Calibri" w:hAnsi="Calibri" w:cs="Calibri"/>
          <w:sz w:val="24"/>
          <w:szCs w:val="24"/>
          <w:rtl/>
        </w:rPr>
        <w:t xml:space="preserve">بين كل هالامور. </w:t>
      </w:r>
      <w:del w:id="470" w:author="Dr. Diana Hassan" w:date="2026-03-10T23:37:00Z" w16du:dateUtc="2026-03-10T20:37:00Z">
        <w:r w:rsidRPr="2AF30782" w:rsidDel="00DA1888">
          <w:rPr>
            <w:rFonts w:ascii="Calibri" w:eastAsia="Calibri" w:hAnsi="Calibri" w:cs="Calibri"/>
            <w:sz w:val="24"/>
            <w:szCs w:val="24"/>
            <w:rtl/>
          </w:rPr>
          <w:delText xml:space="preserve">ايوه. </w:delText>
        </w:r>
      </w:del>
      <w:del w:id="471" w:author="Dr. Diana Hassan" w:date="2026-03-10T23:36:00Z" w16du:dateUtc="2026-03-10T20:36:00Z">
        <w:r w:rsidRPr="2AF30782" w:rsidDel="00BC6AB8">
          <w:rPr>
            <w:rFonts w:ascii="Calibri" w:eastAsia="Calibri" w:hAnsi="Calibri" w:cs="Calibri"/>
            <w:sz w:val="24"/>
            <w:szCs w:val="24"/>
            <w:rtl/>
          </w:rPr>
          <w:delText xml:space="preserve">بالنسبة للقيم اللي ذكرناها والركائز هي مرتبطة مع </w:delText>
        </w:r>
      </w:del>
      <w:del w:id="472" w:author="Dr. Diana Hassan" w:date="2026-03-10T23:35:00Z" w16du:dateUtc="2026-03-10T20:35:00Z">
        <w:r w:rsidRPr="2AF30782" w:rsidDel="00E509F1">
          <w:rPr>
            <w:rFonts w:ascii="Calibri" w:eastAsia="Calibri" w:hAnsi="Calibri" w:cs="Calibri"/>
            <w:sz w:val="24"/>
            <w:szCs w:val="24"/>
            <w:rtl/>
          </w:rPr>
          <w:delText>بعضنا</w:delText>
        </w:r>
      </w:del>
      <w:del w:id="473" w:author="Dr. Diana Hassan" w:date="2026-03-10T23:36:00Z" w16du:dateUtc="2026-03-10T20:36:00Z">
        <w:r w:rsidRPr="2AF30782" w:rsidDel="00BC6AB8">
          <w:rPr>
            <w:rFonts w:ascii="Calibri" w:eastAsia="Calibri" w:hAnsi="Calibri" w:cs="Calibri"/>
            <w:sz w:val="24"/>
            <w:szCs w:val="24"/>
            <w:rtl/>
          </w:rPr>
          <w:delText>.</w:delText>
        </w:r>
      </w:del>
    </w:p>
    <w:p w14:paraId="4101652C" w14:textId="77777777" w:rsidR="00565DFF" w:rsidRDefault="00565DFF" w:rsidP="00BC6AB8">
      <w:pPr>
        <w:bidi/>
      </w:pPr>
    </w:p>
    <w:p w14:paraId="5C5D02C8" w14:textId="5BDEF758" w:rsidR="00773C32" w:rsidRDefault="00E509F1" w:rsidP="00773C32">
      <w:pPr>
        <w:bidi/>
        <w:rPr>
          <w:moveTo w:id="474" w:author="Dr. Diana Hassan" w:date="2026-03-10T23:37:00Z" w16du:dateUtc="2026-03-10T20:37:00Z"/>
          <w:rFonts w:ascii="Calibri" w:eastAsia="Calibri" w:hAnsi="Calibri" w:cs="Calibri"/>
          <w:sz w:val="24"/>
          <w:szCs w:val="24"/>
          <w:rtl/>
        </w:rPr>
      </w:pPr>
      <w:ins w:id="475" w:author="Dr. Diana Hassan" w:date="2026-03-10T23:35:00Z" w16du:dateUtc="2026-03-10T20:35:00Z">
        <w:r w:rsidRPr="005C32C3">
          <w:rPr>
            <w:rFonts w:ascii="Calibri" w:eastAsia="Calibri" w:hAnsi="Calibri" w:cs="Calibri" w:hint="eastAsia"/>
            <w:sz w:val="24"/>
            <w:szCs w:val="24"/>
            <w:highlight w:val="yellow"/>
            <w:rtl/>
            <w:rPrChange w:id="476" w:author="Dr. Diana Hassan" w:date="2026-03-11T00:30:00Z" w16du:dateUtc="2026-03-10T21:30:00Z">
              <w:rPr>
                <w:rFonts w:ascii="Calibri" w:eastAsia="Calibri" w:hAnsi="Calibri" w:cs="Calibri" w:hint="eastAsia"/>
                <w:sz w:val="24"/>
                <w:szCs w:val="24"/>
                <w:rtl/>
              </w:rPr>
            </w:rPrChange>
          </w:rPr>
          <w:t>مريم</w:t>
        </w:r>
        <w:r w:rsidRPr="005C32C3">
          <w:rPr>
            <w:rFonts w:ascii="Calibri" w:eastAsia="Calibri" w:hAnsi="Calibri" w:cs="Calibri"/>
            <w:sz w:val="24"/>
            <w:szCs w:val="24"/>
            <w:highlight w:val="yellow"/>
            <w:rtl/>
            <w:rPrChange w:id="477" w:author="Dr. Diana Hassan" w:date="2026-03-11T00:30:00Z" w16du:dateUtc="2026-03-10T21:30:00Z">
              <w:rPr>
                <w:rFonts w:ascii="Calibri" w:eastAsia="Calibri" w:hAnsi="Calibri" w:cs="Calibri"/>
                <w:sz w:val="24"/>
                <w:szCs w:val="24"/>
                <w:rtl/>
              </w:rPr>
            </w:rPrChange>
          </w:rPr>
          <w:t xml:space="preserve"> التميمي من الرعاية المنزلية</w:t>
        </w:r>
      </w:ins>
      <w:ins w:id="478" w:author="Dr. Diana Hassan" w:date="2026-03-11T00:30:00Z" w16du:dateUtc="2026-03-10T21:30:00Z">
        <w:r w:rsidR="005C32C3">
          <w:rPr>
            <w:rFonts w:ascii="Calibri" w:eastAsia="Calibri" w:hAnsi="Calibri" w:cs="Calibri" w:hint="cs"/>
            <w:sz w:val="24"/>
            <w:szCs w:val="24"/>
            <w:highlight w:val="yellow"/>
            <w:rtl/>
          </w:rPr>
          <w:t xml:space="preserve"> </w:t>
        </w:r>
        <w:r w:rsidR="005C32C3" w:rsidRPr="007B2AE0">
          <w:rPr>
            <w:rFonts w:ascii="Calibri" w:eastAsia="Calibri" w:hAnsi="Calibri" w:cs="Calibri"/>
            <w:sz w:val="24"/>
            <w:szCs w:val="24"/>
            <w:highlight w:val="yellow"/>
            <w:rtl/>
          </w:rPr>
          <w:t>مؤسسة حم</w:t>
        </w:r>
        <w:r w:rsidR="005C32C3" w:rsidRPr="007B2AE0">
          <w:rPr>
            <w:rFonts w:ascii="Calibri" w:eastAsia="Calibri" w:hAnsi="Calibri" w:cs="Calibri" w:hint="cs"/>
            <w:sz w:val="24"/>
            <w:szCs w:val="24"/>
            <w:highlight w:val="yellow"/>
            <w:rtl/>
          </w:rPr>
          <w:t>د</w:t>
        </w:r>
        <w:r w:rsidR="005C32C3" w:rsidRPr="007B2AE0">
          <w:rPr>
            <w:rFonts w:ascii="Calibri" w:eastAsia="Calibri" w:hAnsi="Calibri" w:cs="Calibri"/>
            <w:sz w:val="24"/>
            <w:szCs w:val="24"/>
            <w:highlight w:val="yellow"/>
            <w:rtl/>
          </w:rPr>
          <w:t xml:space="preserve"> الطبية</w:t>
        </w:r>
      </w:ins>
      <w:ins w:id="479" w:author="Dr. Diana Hassan" w:date="2026-03-10T23:35:00Z" w16du:dateUtc="2026-03-10T20:35:00Z">
        <w:r w:rsidRPr="005C32C3">
          <w:rPr>
            <w:rFonts w:ascii="Calibri" w:eastAsia="Calibri" w:hAnsi="Calibri" w:cs="Calibri"/>
            <w:sz w:val="24"/>
            <w:szCs w:val="24"/>
            <w:highlight w:val="yellow"/>
            <w:rtl/>
            <w:rPrChange w:id="480" w:author="Dr. Diana Hassan" w:date="2026-03-11T00:30:00Z" w16du:dateUtc="2026-03-10T21:30:00Z">
              <w:rPr>
                <w:rFonts w:ascii="Calibri" w:eastAsia="Calibri" w:hAnsi="Calibri" w:cs="Calibri"/>
                <w:sz w:val="24"/>
                <w:szCs w:val="24"/>
                <w:rtl/>
              </w:rPr>
            </w:rPrChange>
          </w:rPr>
          <w:t>:</w:t>
        </w:r>
      </w:ins>
      <w:ins w:id="481" w:author="Dr. Diana Hassan" w:date="2026-03-10T23:36:00Z" w16du:dateUtc="2026-03-10T20:36:00Z">
        <w:r w:rsidR="00BC6AB8" w:rsidRPr="00BC6AB8">
          <w:rPr>
            <w:rFonts w:ascii="Calibri" w:eastAsia="Calibri" w:hAnsi="Calibri" w:cs="Calibri"/>
            <w:sz w:val="24"/>
            <w:szCs w:val="24"/>
            <w:rtl/>
          </w:rPr>
          <w:t xml:space="preserve"> </w:t>
        </w:r>
        <w:r w:rsidR="00BC6AB8" w:rsidRPr="2AF30782">
          <w:rPr>
            <w:rFonts w:ascii="Calibri" w:eastAsia="Calibri" w:hAnsi="Calibri" w:cs="Calibri"/>
            <w:sz w:val="24"/>
            <w:szCs w:val="24"/>
            <w:rtl/>
          </w:rPr>
          <w:t>بالنسبة للقيم اللي ذكرناها والركائز هي مرتبطة مع بعض</w:t>
        </w:r>
        <w:r w:rsidR="00BC6AB8">
          <w:rPr>
            <w:rFonts w:ascii="Calibri" w:eastAsia="Calibri" w:hAnsi="Calibri" w:cs="Calibri" w:hint="cs"/>
            <w:sz w:val="24"/>
            <w:szCs w:val="24"/>
            <w:rtl/>
          </w:rPr>
          <w:t>ه</w:t>
        </w:r>
        <w:r w:rsidR="00BC6AB8" w:rsidRPr="2AF30782">
          <w:rPr>
            <w:rFonts w:ascii="Calibri" w:eastAsia="Calibri" w:hAnsi="Calibri" w:cs="Calibri"/>
            <w:sz w:val="24"/>
            <w:szCs w:val="24"/>
            <w:rtl/>
          </w:rPr>
          <w:t>ا.</w:t>
        </w:r>
        <w:r w:rsidR="00BC6AB8">
          <w:rPr>
            <w:rFonts w:ascii="Calibri" w:eastAsia="Calibri" w:hAnsi="Calibri" w:cs="Calibri" w:hint="cs"/>
            <w:sz w:val="24"/>
            <w:szCs w:val="24"/>
            <w:rtl/>
          </w:rPr>
          <w:t xml:space="preserve"> </w:t>
        </w:r>
      </w:ins>
      <w:ins w:id="482" w:author="Dr. Diana Hassan" w:date="2026-03-10T23:35:00Z" w16du:dateUtc="2026-03-10T20:35:00Z">
        <w:r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اذا صار خلل في ركيزه</w:t>
      </w:r>
      <w:ins w:id="483" w:author="Dr. Diana Hassan" w:date="2026-03-10T23:37:00Z" w16du:dateUtc="2026-03-10T20:37:00Z">
        <w:r w:rsidR="00DA1888">
          <w:rPr>
            <w:rFonts w:ascii="Calibri" w:eastAsia="Calibri" w:hAnsi="Calibri" w:cs="Calibri" w:hint="cs"/>
            <w:sz w:val="24"/>
            <w:szCs w:val="24"/>
            <w:rtl/>
          </w:rPr>
          <w:t xml:space="preserve"> </w:t>
        </w:r>
      </w:ins>
      <w:r w:rsidR="2AF30782" w:rsidRPr="2AF30782">
        <w:rPr>
          <w:rFonts w:ascii="Calibri" w:eastAsia="Calibri" w:hAnsi="Calibri" w:cs="Calibri"/>
          <w:sz w:val="24"/>
          <w:szCs w:val="24"/>
          <w:rtl/>
        </w:rPr>
        <w:t>ا يصير خلل بالعافية. فعشان ترى احنا عشان نطمح او انه احنا نشوف انه من جهة العافية انه الانسان يكون صحة وعافية يكون مركز على الخمس ركائز هي كاملة. الروحية الجسدية البدنية حتى الاجتماعية تأثر التركيز التذكير هي مرتبطة مع بعض.</w:t>
      </w:r>
      <w:ins w:id="484" w:author="Dr. Diana Hassan" w:date="2026-03-10T23:37:00Z" w16du:dateUtc="2026-03-10T20:37:00Z">
        <w:r w:rsidR="00DA1888">
          <w:rPr>
            <w:rFonts w:ascii="Calibri" w:eastAsia="Calibri" w:hAnsi="Calibri" w:cs="Calibri" w:hint="cs"/>
            <w:sz w:val="24"/>
            <w:szCs w:val="24"/>
            <w:rtl/>
          </w:rPr>
          <w:t xml:space="preserve"> </w:t>
        </w:r>
        <w:r w:rsidR="00773C32">
          <w:rPr>
            <w:rFonts w:ascii="Calibri" w:eastAsia="Calibri" w:hAnsi="Calibri" w:cs="Calibri" w:hint="cs"/>
            <w:sz w:val="24"/>
            <w:szCs w:val="24"/>
            <w:rtl/>
          </w:rPr>
          <w:t xml:space="preserve"> </w:t>
        </w:r>
      </w:ins>
      <w:moveToRangeStart w:id="485" w:author="Dr. Diana Hassan" w:date="2026-03-10T23:37:00Z" w:name="move224078293"/>
      <w:moveTo w:id="486" w:author="Dr. Diana Hassan" w:date="2026-03-10T23:37:00Z" w16du:dateUtc="2026-03-10T20:37:00Z">
        <w:r w:rsidR="00773C32" w:rsidRPr="2AF30782">
          <w:rPr>
            <w:rFonts w:ascii="Calibri" w:eastAsia="Calibri" w:hAnsi="Calibri" w:cs="Calibri"/>
            <w:sz w:val="24"/>
            <w:szCs w:val="24"/>
            <w:rtl/>
          </w:rPr>
          <w:t>فاي خلل في اي ركيزة تأثر على البقية.</w:t>
        </w:r>
      </w:moveTo>
    </w:p>
    <w:moveToRangeEnd w:id="485"/>
    <w:p w14:paraId="685E0D66" w14:textId="774095C9" w:rsidR="00565DFF" w:rsidDel="00DA1888" w:rsidRDefault="00565DFF" w:rsidP="00BC6AB8">
      <w:pPr>
        <w:bidi/>
        <w:rPr>
          <w:del w:id="487" w:author="Dr. Diana Hassan" w:date="2026-03-10T23:37:00Z" w16du:dateUtc="2026-03-10T20:37:00Z"/>
        </w:rPr>
      </w:pPr>
    </w:p>
    <w:p w14:paraId="4B99056E" w14:textId="24D34F04" w:rsidR="00565DFF" w:rsidDel="00DA1888" w:rsidRDefault="00565DFF" w:rsidP="00DA1888">
      <w:pPr>
        <w:bidi/>
        <w:rPr>
          <w:del w:id="488" w:author="Dr. Diana Hassan" w:date="2026-03-10T23:37:00Z" w16du:dateUtc="2026-03-10T20:37:00Z"/>
        </w:rPr>
      </w:pPr>
    </w:p>
    <w:p w14:paraId="6404E07E" w14:textId="77C60CA2" w:rsidR="00DA1888" w:rsidRDefault="2AF30782" w:rsidP="00DA1888">
      <w:pPr>
        <w:bidi/>
        <w:rPr>
          <w:ins w:id="489" w:author="Dr. Diana Hassan" w:date="2026-03-10T23:37:00Z" w16du:dateUtc="2026-03-10T20:37:00Z"/>
          <w:rFonts w:ascii="Calibri" w:eastAsia="Calibri" w:hAnsi="Calibri" w:cs="Calibri"/>
          <w:sz w:val="24"/>
          <w:szCs w:val="24"/>
          <w:rtl/>
        </w:rPr>
      </w:pPr>
      <w:moveFromRangeStart w:id="490" w:author="Dr. Diana Hassan" w:date="2026-03-10T23:37:00Z" w:name="move224078293"/>
      <w:moveFrom w:id="491" w:author="Dr. Diana Hassan" w:date="2026-03-10T23:37:00Z" w16du:dateUtc="2026-03-10T20:37:00Z">
        <w:r w:rsidRPr="2AF30782" w:rsidDel="00773C32">
          <w:rPr>
            <w:rFonts w:ascii="Calibri" w:eastAsia="Calibri" w:hAnsi="Calibri" w:cs="Calibri"/>
            <w:sz w:val="24"/>
            <w:szCs w:val="24"/>
            <w:rtl/>
          </w:rPr>
          <w:t>فاي خلل في اي ركيزة تأثر على البقية.</w:t>
        </w:r>
      </w:moveFrom>
      <w:moveFromRangeEnd w:id="490"/>
    </w:p>
    <w:p w14:paraId="430911D0" w14:textId="705D2C62" w:rsidR="00565DFF" w:rsidRDefault="00773C32" w:rsidP="00DA1888">
      <w:pPr>
        <w:bidi/>
      </w:pPr>
      <w:ins w:id="492" w:author="Dr. Diana Hassan" w:date="2026-03-10T23:38:00Z" w16du:dateUtc="2026-03-10T20:38:00Z">
        <w:r w:rsidRPr="005C32C3">
          <w:rPr>
            <w:rFonts w:ascii="Calibri" w:eastAsia="Calibri" w:hAnsi="Calibri" w:cs="Calibri" w:hint="eastAsia"/>
            <w:sz w:val="24"/>
            <w:szCs w:val="24"/>
            <w:highlight w:val="yellow"/>
            <w:rtl/>
            <w:rPrChange w:id="493" w:author="Dr. Diana Hassan" w:date="2026-03-11T00:30:00Z" w16du:dateUtc="2026-03-10T21:30:00Z">
              <w:rPr>
                <w:rFonts w:ascii="Calibri" w:eastAsia="Calibri" w:hAnsi="Calibri" w:cs="Calibri" w:hint="eastAsia"/>
                <w:sz w:val="24"/>
                <w:szCs w:val="24"/>
                <w:rtl/>
              </w:rPr>
            </w:rPrChange>
          </w:rPr>
          <w:t>د</w:t>
        </w:r>
        <w:r w:rsidRPr="005C32C3">
          <w:rPr>
            <w:rFonts w:ascii="Calibri" w:eastAsia="Calibri" w:hAnsi="Calibri" w:cs="Calibri"/>
            <w:sz w:val="24"/>
            <w:szCs w:val="24"/>
            <w:highlight w:val="yellow"/>
            <w:rtl/>
            <w:rPrChange w:id="494" w:author="Dr. Diana Hassan" w:date="2026-03-11T00:30:00Z" w16du:dateUtc="2026-03-10T21:30:00Z">
              <w:rPr>
                <w:rFonts w:ascii="Calibri" w:eastAsia="Calibri" w:hAnsi="Calibri" w:cs="Calibri"/>
                <w:sz w:val="24"/>
                <w:szCs w:val="24"/>
                <w:rtl/>
              </w:rPr>
            </w:rPrChange>
          </w:rPr>
          <w:t>.</w:t>
        </w:r>
      </w:ins>
      <w:r w:rsidR="2AF30782" w:rsidRPr="005C32C3">
        <w:rPr>
          <w:rFonts w:ascii="Calibri" w:eastAsia="Calibri" w:hAnsi="Calibri" w:cs="Calibri"/>
          <w:sz w:val="24"/>
          <w:szCs w:val="24"/>
          <w:highlight w:val="yellow"/>
          <w:rtl/>
          <w:rPrChange w:id="495" w:author="Dr. Diana Hassan" w:date="2026-03-11T00:30:00Z" w16du:dateUtc="2026-03-10T21:30:00Z">
            <w:rPr>
              <w:rFonts w:ascii="Calibri" w:eastAsia="Calibri" w:hAnsi="Calibri" w:cs="Calibri"/>
              <w:sz w:val="24"/>
              <w:szCs w:val="24"/>
              <w:rtl/>
            </w:rPr>
          </w:rPrChange>
        </w:rPr>
        <w:t xml:space="preserve"> درو</w:t>
      </w:r>
      <w:ins w:id="496" w:author="Dr. Diana Hassan" w:date="2026-03-10T23:38:00Z" w16du:dateUtc="2026-03-10T20:38:00Z">
        <w:r w:rsidRPr="005C32C3">
          <w:rPr>
            <w:rFonts w:ascii="Calibri" w:eastAsia="Calibri" w:hAnsi="Calibri" w:cs="Calibri" w:hint="eastAsia"/>
            <w:sz w:val="24"/>
            <w:szCs w:val="24"/>
            <w:highlight w:val="yellow"/>
            <w:rtl/>
            <w:rPrChange w:id="497" w:author="Dr. Diana Hassan" w:date="2026-03-11T00:30:00Z" w16du:dateUtc="2026-03-10T21:30:00Z">
              <w:rPr>
                <w:rFonts w:ascii="Calibri" w:eastAsia="Calibri" w:hAnsi="Calibri" w:cs="Calibri" w:hint="eastAsia"/>
                <w:sz w:val="24"/>
                <w:szCs w:val="24"/>
                <w:rtl/>
              </w:rPr>
            </w:rPrChange>
          </w:rPr>
          <w:t>ي</w:t>
        </w:r>
      </w:ins>
      <w:r w:rsidR="2AF30782" w:rsidRPr="005C32C3">
        <w:rPr>
          <w:rFonts w:ascii="Calibri" w:eastAsia="Calibri" w:hAnsi="Calibri" w:cs="Calibri"/>
          <w:sz w:val="24"/>
          <w:szCs w:val="24"/>
          <w:highlight w:val="yellow"/>
          <w:rtl/>
          <w:rPrChange w:id="498" w:author="Dr. Diana Hassan" w:date="2026-03-11T00:30:00Z" w16du:dateUtc="2026-03-10T21:30:00Z">
            <w:rPr>
              <w:rFonts w:ascii="Calibri" w:eastAsia="Calibri" w:hAnsi="Calibri" w:cs="Calibri"/>
              <w:sz w:val="24"/>
              <w:szCs w:val="24"/>
              <w:rtl/>
            </w:rPr>
          </w:rPrChange>
        </w:rPr>
        <w:t>ش</w:t>
      </w:r>
      <w:ins w:id="499" w:author="Dr. Diana Hassan" w:date="2026-03-10T23:38:00Z" w16du:dateUtc="2026-03-10T20:38:00Z">
        <w:r w:rsidRPr="005C32C3">
          <w:rPr>
            <w:rFonts w:ascii="Calibri" w:eastAsia="Calibri" w:hAnsi="Calibri" w:cs="Calibri"/>
            <w:sz w:val="24"/>
            <w:szCs w:val="24"/>
            <w:highlight w:val="yellow"/>
            <w:rtl/>
            <w:rPrChange w:id="500" w:author="Dr. Diana Hassan" w:date="2026-03-11T00:30:00Z" w16du:dateUtc="2026-03-10T21:30:00Z">
              <w:rPr>
                <w:rFonts w:ascii="Calibri" w:eastAsia="Calibri" w:hAnsi="Calibri" w:cs="Calibri"/>
                <w:sz w:val="24"/>
                <w:szCs w:val="24"/>
                <w:rtl/>
              </w:rPr>
            </w:rPrChange>
          </w:rPr>
          <w:t xml:space="preserve"> </w:t>
        </w:r>
      </w:ins>
      <w:del w:id="501" w:author="Dr. Diana Hassan" w:date="2026-03-10T23:38:00Z" w16du:dateUtc="2026-03-10T20:38:00Z">
        <w:r w:rsidR="2AF30782" w:rsidRPr="005C32C3" w:rsidDel="00773C32">
          <w:rPr>
            <w:rFonts w:ascii="Calibri" w:eastAsia="Calibri" w:hAnsi="Calibri" w:cs="Calibri"/>
            <w:sz w:val="24"/>
            <w:szCs w:val="24"/>
            <w:highlight w:val="yellow"/>
            <w:rtl/>
            <w:rPrChange w:id="502" w:author="Dr. Diana Hassan" w:date="2026-03-11T00:30:00Z" w16du:dateUtc="2026-03-10T21:30:00Z">
              <w:rPr>
                <w:rFonts w:ascii="Calibri" w:eastAsia="Calibri" w:hAnsi="Calibri" w:cs="Calibri"/>
                <w:sz w:val="24"/>
                <w:szCs w:val="24"/>
                <w:rtl/>
              </w:rPr>
            </w:rPrChange>
          </w:rPr>
          <w:delText xml:space="preserve">ة </w:delText>
        </w:r>
      </w:del>
      <w:r w:rsidR="2AF30782" w:rsidRPr="005C32C3">
        <w:rPr>
          <w:rFonts w:ascii="Calibri" w:eastAsia="Calibri" w:hAnsi="Calibri" w:cs="Calibri"/>
          <w:sz w:val="24"/>
          <w:szCs w:val="24"/>
          <w:highlight w:val="yellow"/>
          <w:rtl/>
          <w:rPrChange w:id="503" w:author="Dr. Diana Hassan" w:date="2026-03-11T00:30:00Z" w16du:dateUtc="2026-03-10T21:30:00Z">
            <w:rPr>
              <w:rFonts w:ascii="Calibri" w:eastAsia="Calibri" w:hAnsi="Calibri" w:cs="Calibri"/>
              <w:sz w:val="24"/>
              <w:szCs w:val="24"/>
              <w:rtl/>
            </w:rPr>
          </w:rPrChange>
        </w:rPr>
        <w:t>العما</w:t>
      </w:r>
      <w:ins w:id="504" w:author="Dr. Diana Hassan" w:date="2026-03-10T23:38:00Z" w16du:dateUtc="2026-03-10T20:38:00Z">
        <w:r w:rsidR="0050495B" w:rsidRPr="005C32C3">
          <w:rPr>
            <w:rFonts w:ascii="Calibri" w:eastAsia="Calibri" w:hAnsi="Calibri" w:cs="Calibri" w:hint="eastAsia"/>
            <w:sz w:val="24"/>
            <w:szCs w:val="24"/>
            <w:highlight w:val="yellow"/>
            <w:rtl/>
            <w:rPrChange w:id="505" w:author="Dr. Diana Hassan" w:date="2026-03-11T00:30:00Z" w16du:dateUtc="2026-03-10T21:30:00Z">
              <w:rPr>
                <w:rFonts w:ascii="Calibri" w:eastAsia="Calibri" w:hAnsi="Calibri" w:cs="Calibri" w:hint="eastAsia"/>
                <w:sz w:val="24"/>
                <w:szCs w:val="24"/>
                <w:rtl/>
              </w:rPr>
            </w:rPrChange>
          </w:rPr>
          <w:t>دي</w:t>
        </w:r>
        <w:r w:rsidR="0050495B">
          <w:rPr>
            <w:rFonts w:ascii="Calibri" w:eastAsia="Calibri" w:hAnsi="Calibri" w:cs="Calibri" w:hint="cs"/>
            <w:sz w:val="24"/>
            <w:szCs w:val="24"/>
            <w:rtl/>
          </w:rPr>
          <w:t xml:space="preserve"> :</w:t>
        </w:r>
      </w:ins>
      <w:del w:id="506" w:author="Dr. Diana Hassan" w:date="2026-03-10T23:38:00Z" w16du:dateUtc="2026-03-10T20:38:00Z">
        <w:r w:rsidR="2AF30782" w:rsidRPr="2AF30782" w:rsidDel="0050495B">
          <w:rPr>
            <w:rFonts w:ascii="Calibri" w:eastAsia="Calibri" w:hAnsi="Calibri" w:cs="Calibri"/>
            <w:sz w:val="24"/>
            <w:szCs w:val="24"/>
            <w:rtl/>
          </w:rPr>
          <w:delText xml:space="preserve">لية. </w:delText>
        </w:r>
      </w:del>
      <w:r w:rsidR="2AF30782" w:rsidRPr="2AF30782">
        <w:rPr>
          <w:rFonts w:ascii="Calibri" w:eastAsia="Calibri" w:hAnsi="Calibri" w:cs="Calibri"/>
          <w:sz w:val="24"/>
          <w:szCs w:val="24"/>
          <w:rtl/>
        </w:rPr>
        <w:t>انا الخمس ركائز كلها مهمة.</w:t>
      </w:r>
    </w:p>
    <w:p w14:paraId="1299C43A" w14:textId="77777777" w:rsidR="00565DFF" w:rsidRDefault="00565DFF">
      <w:pPr>
        <w:bidi/>
      </w:pPr>
    </w:p>
    <w:p w14:paraId="46B7D0CC" w14:textId="0CC198A8" w:rsidR="00565DFF" w:rsidRDefault="2AF30782">
      <w:pPr>
        <w:bidi/>
      </w:pPr>
      <w:r w:rsidRPr="2AF30782">
        <w:rPr>
          <w:rFonts w:ascii="Calibri" w:eastAsia="Calibri" w:hAnsi="Calibri" w:cs="Calibri"/>
          <w:sz w:val="24"/>
          <w:szCs w:val="24"/>
          <w:rtl/>
        </w:rPr>
        <w:t>بس انا يعني معلش انا شوية اختلف. انا اقول في ركيزة اهم من البقية. انا بالنسبة لي الركيزة الروحية هي</w:t>
      </w:r>
      <w:ins w:id="507" w:author="Dr. Diana Hassan" w:date="2026-03-10T23:39:00Z" w16du:dateUtc="2026-03-10T20:39:00Z">
        <w:r w:rsidR="00BB0EB3">
          <w:rPr>
            <w:rFonts w:ascii="Calibri" w:eastAsia="Calibri" w:hAnsi="Calibri" w:cs="Calibri" w:hint="cs"/>
            <w:sz w:val="24"/>
            <w:szCs w:val="24"/>
            <w:rtl/>
          </w:rPr>
          <w:t xml:space="preserve"> </w:t>
        </w:r>
      </w:ins>
      <w:del w:id="508" w:author="Dr. Diana Hassan" w:date="2026-03-10T23:38:00Z" w16du:dateUtc="2026-03-10T20:38:00Z">
        <w:r w:rsidRPr="2AF30782" w:rsidDel="00BB0EB3">
          <w:rPr>
            <w:rFonts w:ascii="Calibri" w:eastAsia="Calibri" w:hAnsi="Calibri" w:cs="Calibri"/>
            <w:sz w:val="24"/>
            <w:szCs w:val="24"/>
            <w:rtl/>
          </w:rPr>
          <w:delText>و</w:delText>
        </w:r>
      </w:del>
      <w:r w:rsidRPr="2AF30782">
        <w:rPr>
          <w:rFonts w:ascii="Calibri" w:eastAsia="Calibri" w:hAnsi="Calibri" w:cs="Calibri"/>
          <w:sz w:val="24"/>
          <w:szCs w:val="24"/>
          <w:rtl/>
        </w:rPr>
        <w:t xml:space="preserve"> الاساس.</w:t>
      </w:r>
    </w:p>
    <w:p w14:paraId="4DDBEF00" w14:textId="77777777" w:rsidR="00565DFF" w:rsidRDefault="00565DFF">
      <w:pPr>
        <w:bidi/>
      </w:pPr>
    </w:p>
    <w:p w14:paraId="495A42D1" w14:textId="77777777" w:rsidR="00565DFF" w:rsidRDefault="2AF30782">
      <w:pPr>
        <w:bidi/>
      </w:pPr>
      <w:r w:rsidRPr="2AF30782">
        <w:rPr>
          <w:rFonts w:ascii="Calibri" w:eastAsia="Calibri" w:hAnsi="Calibri" w:cs="Calibri"/>
          <w:sz w:val="24"/>
          <w:szCs w:val="24"/>
          <w:rtl/>
        </w:rPr>
        <w:t>يعني الركيزة الروحية انا اعتقد هذا في القمة. البقية كلهم يعني مش معناها الثانين مش مهمين. انا اعتقد لان هذه الركيزة هي اللي تبقى دائما من غير تغيير.</w:t>
      </w:r>
    </w:p>
    <w:p w14:paraId="3461D779" w14:textId="77777777" w:rsidR="00565DFF" w:rsidRDefault="00565DFF">
      <w:pPr>
        <w:bidi/>
      </w:pPr>
    </w:p>
    <w:p w14:paraId="178D95F6" w14:textId="70900E2D" w:rsidR="00565DFF" w:rsidDel="00BB0EB3" w:rsidRDefault="2AF30782">
      <w:pPr>
        <w:bidi/>
        <w:rPr>
          <w:del w:id="509" w:author="Dr. Diana Hassan" w:date="2026-03-10T23:39:00Z" w16du:dateUtc="2026-03-10T20:39:00Z"/>
        </w:rPr>
      </w:pPr>
      <w:r w:rsidRPr="2AF30782">
        <w:rPr>
          <w:rFonts w:ascii="Calibri" w:eastAsia="Calibri" w:hAnsi="Calibri" w:cs="Calibri"/>
          <w:sz w:val="24"/>
          <w:szCs w:val="24"/>
          <w:rtl/>
        </w:rPr>
        <w:t xml:space="preserve">الركاز الاخرى يعني الركيزة البدنية مع مرور الوقت يتغير. والركيزة الاجتماعية قد تغير. لكن الركيزة الروحية هذا الجانب </w:t>
      </w:r>
      <w:del w:id="510" w:author="Dr. Diana Hassan" w:date="2026-03-10T23:39:00Z" w16du:dateUtc="2026-03-10T20:39:00Z">
        <w:r w:rsidRPr="2AF30782" w:rsidDel="00BB0EB3">
          <w:rPr>
            <w:rFonts w:ascii="Calibri" w:eastAsia="Calibri" w:hAnsi="Calibri" w:cs="Calibri"/>
            <w:sz w:val="24"/>
            <w:szCs w:val="24"/>
            <w:rtl/>
          </w:rPr>
          <w:delText>السلط</w:delText>
        </w:r>
      </w:del>
      <w:ins w:id="511" w:author="Dr. Diana Hassan" w:date="2026-03-10T23:39:00Z" w16du:dateUtc="2026-03-10T20:39:00Z">
        <w:r w:rsidR="00BB0EB3">
          <w:rPr>
            <w:rFonts w:ascii="Calibri" w:eastAsia="Calibri" w:hAnsi="Calibri" w:cs="Calibri" w:hint="cs"/>
            <w:sz w:val="24"/>
            <w:szCs w:val="24"/>
            <w:rtl/>
          </w:rPr>
          <w:t xml:space="preserve">ال </w:t>
        </w:r>
        <w:r w:rsidR="00BB0EB3">
          <w:rPr>
            <w:rFonts w:ascii="Calibri" w:eastAsia="Calibri" w:hAnsi="Calibri" w:cs="Calibri"/>
            <w:sz w:val="24"/>
            <w:szCs w:val="24"/>
          </w:rPr>
          <w:t>solid</w:t>
        </w:r>
      </w:ins>
      <w:r w:rsidRPr="2AF30782">
        <w:rPr>
          <w:rFonts w:ascii="Calibri" w:eastAsia="Calibri" w:hAnsi="Calibri" w:cs="Calibri"/>
          <w:sz w:val="24"/>
          <w:szCs w:val="24"/>
          <w:rtl/>
        </w:rPr>
        <w:t>.</w:t>
      </w:r>
      <w:ins w:id="512" w:author="Dr. Diana Hassan" w:date="2026-03-10T23:39:00Z" w16du:dateUtc="2026-03-10T20:39:00Z">
        <w:r w:rsidR="00BB0EB3">
          <w:rPr>
            <w:rFonts w:ascii="Calibri" w:eastAsia="Calibri" w:hAnsi="Calibri" w:cs="Calibri"/>
            <w:sz w:val="24"/>
            <w:szCs w:val="24"/>
          </w:rPr>
          <w:t xml:space="preserve"> </w:t>
        </w:r>
      </w:ins>
    </w:p>
    <w:p w14:paraId="3CF2D8B6" w14:textId="558CE4A6" w:rsidR="00565DFF" w:rsidDel="00BB0EB3" w:rsidRDefault="00565DFF" w:rsidP="00BB0EB3">
      <w:pPr>
        <w:bidi/>
        <w:rPr>
          <w:del w:id="513" w:author="Dr. Diana Hassan" w:date="2026-03-10T23:39:00Z" w16du:dateUtc="2026-03-10T20:39:00Z"/>
        </w:rPr>
      </w:pPr>
    </w:p>
    <w:p w14:paraId="3B10ACD8" w14:textId="641950F2" w:rsidR="00565DFF" w:rsidRDefault="2AF30782">
      <w:pPr>
        <w:bidi/>
      </w:pPr>
      <w:r w:rsidRPr="2AF30782">
        <w:rPr>
          <w:rFonts w:ascii="Calibri" w:eastAsia="Calibri" w:hAnsi="Calibri" w:cs="Calibri"/>
          <w:sz w:val="24"/>
          <w:szCs w:val="24"/>
          <w:rtl/>
        </w:rPr>
        <w:t>اللي معك الى القبر. يعني فانا انا وجهة نظري الركيزة الروحية هو انا اعتقد البوصلة. اللي اللي توجه كل الركا</w:t>
      </w:r>
      <w:ins w:id="514" w:author="Dr. Diana Hassan" w:date="2026-03-10T23:40:00Z" w16du:dateUtc="2026-03-10T20:40:00Z">
        <w:r w:rsidR="00940E8D">
          <w:rPr>
            <w:rFonts w:ascii="Calibri" w:eastAsia="Calibri" w:hAnsi="Calibri" w:cs="Calibri" w:hint="cs"/>
            <w:sz w:val="24"/>
            <w:szCs w:val="24"/>
            <w:rtl/>
            <w:lang w:bidi="ar-QA"/>
          </w:rPr>
          <w:t>ئ</w:t>
        </w:r>
      </w:ins>
      <w:r w:rsidRPr="2AF30782">
        <w:rPr>
          <w:rFonts w:ascii="Calibri" w:eastAsia="Calibri" w:hAnsi="Calibri" w:cs="Calibri"/>
          <w:sz w:val="24"/>
          <w:szCs w:val="24"/>
          <w:rtl/>
        </w:rPr>
        <w:t>ز الاخرى.</w:t>
      </w:r>
    </w:p>
    <w:p w14:paraId="0FB78278" w14:textId="77777777" w:rsidR="00565DFF" w:rsidRDefault="00565DFF">
      <w:pPr>
        <w:bidi/>
      </w:pPr>
    </w:p>
    <w:p w14:paraId="36673836" w14:textId="77777777" w:rsidR="00565DFF" w:rsidRDefault="2AF30782">
      <w:pPr>
        <w:bidi/>
      </w:pPr>
      <w:r w:rsidRPr="2AF30782">
        <w:rPr>
          <w:rFonts w:ascii="Calibri" w:eastAsia="Calibri" w:hAnsi="Calibri" w:cs="Calibri"/>
          <w:sz w:val="24"/>
          <w:szCs w:val="24"/>
          <w:rtl/>
        </w:rPr>
        <w:t>يعني اذا واحد ركيزة الروحية على سبيل مثال ما عنده ايمان بالله. كل الامور الثانية ينطلق من هذا المنطلق. والثاني اللي اللي يؤمن بالقدر ويؤمن يعني على سبيل المثال.</w:t>
      </w:r>
    </w:p>
    <w:p w14:paraId="1FC39945" w14:textId="77777777" w:rsidR="00565DFF" w:rsidRDefault="00565DFF">
      <w:pPr>
        <w:bidi/>
      </w:pPr>
    </w:p>
    <w:p w14:paraId="05E29C99" w14:textId="77F2DA5A" w:rsidR="00565DFF" w:rsidRDefault="2AF30782">
      <w:pPr>
        <w:bidi/>
      </w:pPr>
      <w:del w:id="515" w:author="Dr. Diana Hassan" w:date="2026-03-10T23:40:00Z" w16du:dateUtc="2026-03-10T20:40:00Z">
        <w:r w:rsidRPr="2AF30782" w:rsidDel="00940E8D">
          <w:rPr>
            <w:rFonts w:ascii="Calibri" w:eastAsia="Calibri" w:hAnsi="Calibri" w:cs="Calibri"/>
            <w:sz w:val="24"/>
            <w:szCs w:val="24"/>
            <w:rtl/>
          </w:rPr>
          <w:delText xml:space="preserve">واحد </w:delText>
        </w:r>
      </w:del>
      <w:r w:rsidRPr="2AF30782">
        <w:rPr>
          <w:rFonts w:ascii="Calibri" w:eastAsia="Calibri" w:hAnsi="Calibri" w:cs="Calibri"/>
          <w:sz w:val="24"/>
          <w:szCs w:val="24"/>
          <w:rtl/>
        </w:rPr>
        <w:t>ناخد شخصين. واحد ما عنده قيم. يعني ما عنده قيم روحية.</w:t>
      </w:r>
    </w:p>
    <w:p w14:paraId="0562CB0E" w14:textId="77777777" w:rsidR="00565DFF" w:rsidRDefault="00565DFF">
      <w:pPr>
        <w:bidi/>
      </w:pPr>
    </w:p>
    <w:p w14:paraId="32A8B38F" w14:textId="06DCF0FD" w:rsidR="00565DFF" w:rsidRDefault="2AF30782">
      <w:pPr>
        <w:bidi/>
      </w:pPr>
      <w:r w:rsidRPr="2AF30782">
        <w:rPr>
          <w:rFonts w:ascii="Calibri" w:eastAsia="Calibri" w:hAnsi="Calibri" w:cs="Calibri"/>
          <w:sz w:val="24"/>
          <w:szCs w:val="24"/>
          <w:rtl/>
        </w:rPr>
        <w:t xml:space="preserve">ما عنده حلال </w:t>
      </w:r>
      <w:del w:id="516" w:author="Dr. Diana Hassan" w:date="2026-03-10T23:40:00Z" w16du:dateUtc="2026-03-10T20:40:00Z">
        <w:r w:rsidRPr="2AF30782" w:rsidDel="00940E8D">
          <w:rPr>
            <w:rFonts w:ascii="Calibri" w:eastAsia="Calibri" w:hAnsi="Calibri" w:cs="Calibri"/>
            <w:sz w:val="24"/>
            <w:szCs w:val="24"/>
            <w:rtl/>
          </w:rPr>
          <w:delText xml:space="preserve">وحلال </w:delText>
        </w:r>
      </w:del>
      <w:r w:rsidRPr="2AF30782">
        <w:rPr>
          <w:rFonts w:ascii="Calibri" w:eastAsia="Calibri" w:hAnsi="Calibri" w:cs="Calibri"/>
          <w:sz w:val="24"/>
          <w:szCs w:val="24"/>
          <w:rtl/>
        </w:rPr>
        <w:t>حرام. والثاني عنده اه يراعي الله في كل اموره. الاولاني ممكن يسرق.</w:t>
      </w:r>
    </w:p>
    <w:p w14:paraId="34CE0A41" w14:textId="77777777" w:rsidR="00565DFF" w:rsidRDefault="00565DFF">
      <w:pPr>
        <w:bidi/>
      </w:pPr>
    </w:p>
    <w:p w14:paraId="38D1A458" w14:textId="77777777" w:rsidR="00565DFF" w:rsidRDefault="2AF30782">
      <w:pPr>
        <w:bidi/>
      </w:pPr>
      <w:r w:rsidRPr="2AF30782">
        <w:rPr>
          <w:rFonts w:ascii="Calibri" w:eastAsia="Calibri" w:hAnsi="Calibri" w:cs="Calibri"/>
          <w:sz w:val="24"/>
          <w:szCs w:val="24"/>
          <w:rtl/>
        </w:rPr>
        <w:t>ممكن يكون علاقات اجتماعية بس من اجل الوصول المادي او اي شيء. وممكن يلعب رياضة من اجل ان يكون قوي ويضرب الناس ويصدعها. لكن الاولاني لا يمكن ان يعمل هذا الشيء.</w:t>
      </w:r>
    </w:p>
    <w:p w14:paraId="62EBF3C5" w14:textId="77777777" w:rsidR="00565DFF" w:rsidRDefault="00565DFF">
      <w:pPr>
        <w:bidi/>
      </w:pPr>
    </w:p>
    <w:p w14:paraId="686894ED" w14:textId="20037F5D" w:rsidR="00565DFF" w:rsidRDefault="2AF30782">
      <w:pPr>
        <w:bidi/>
      </w:pPr>
      <w:r w:rsidRPr="2AF30782">
        <w:rPr>
          <w:rFonts w:ascii="Calibri" w:eastAsia="Calibri" w:hAnsi="Calibri" w:cs="Calibri"/>
          <w:sz w:val="24"/>
          <w:szCs w:val="24"/>
          <w:rtl/>
        </w:rPr>
        <w:t>فانا وجهة نظري كل الاشياء هذي مهمة. لكن الركيزة الروحية هو حقيقة في قمة هذه الركا</w:t>
      </w:r>
      <w:ins w:id="517" w:author="Dr. Diana Hassan" w:date="2026-03-10T23:41:00Z" w16du:dateUtc="2026-03-10T20:41:00Z">
        <w:r w:rsidR="00270A87">
          <w:rPr>
            <w:rFonts w:ascii="Calibri" w:eastAsia="Calibri" w:hAnsi="Calibri" w:cs="Calibri" w:hint="cs"/>
            <w:sz w:val="24"/>
            <w:szCs w:val="24"/>
            <w:rtl/>
          </w:rPr>
          <w:t>ئ</w:t>
        </w:r>
      </w:ins>
      <w:r w:rsidRPr="2AF30782">
        <w:rPr>
          <w:rFonts w:ascii="Calibri" w:eastAsia="Calibri" w:hAnsi="Calibri" w:cs="Calibri"/>
          <w:sz w:val="24"/>
          <w:szCs w:val="24"/>
          <w:rtl/>
        </w:rPr>
        <w:t>ز. هذا مرة ثانية لا يعني ان يعني ما فيه هناك تداخل.</w:t>
      </w:r>
    </w:p>
    <w:p w14:paraId="6D98A12B" w14:textId="77777777" w:rsidR="00565DFF" w:rsidRDefault="00565DFF">
      <w:pPr>
        <w:bidi/>
      </w:pPr>
    </w:p>
    <w:p w14:paraId="053FFB10" w14:textId="215A1E4C" w:rsidR="00565DFF" w:rsidRDefault="2AF30782">
      <w:pPr>
        <w:bidi/>
      </w:pPr>
      <w:r w:rsidRPr="2AF30782">
        <w:rPr>
          <w:rFonts w:ascii="Calibri" w:eastAsia="Calibri" w:hAnsi="Calibri" w:cs="Calibri"/>
          <w:sz w:val="24"/>
          <w:szCs w:val="24"/>
          <w:rtl/>
        </w:rPr>
        <w:t xml:space="preserve">ما فيه هنا </w:t>
      </w:r>
      <w:del w:id="518" w:author="Dr. Diana Hassan" w:date="2026-03-10T23:41:00Z" w16du:dateUtc="2026-03-10T20:41:00Z">
        <w:r w:rsidRPr="2AF30782" w:rsidDel="00270A87">
          <w:rPr>
            <w:rFonts w:ascii="Calibri" w:eastAsia="Calibri" w:hAnsi="Calibri" w:cs="Calibri"/>
            <w:sz w:val="24"/>
            <w:szCs w:val="24"/>
            <w:rtl/>
          </w:rPr>
          <w:delText xml:space="preserve">اه دفندنسي </w:delText>
        </w:r>
      </w:del>
      <w:ins w:id="519" w:author="Dr. Diana Hassan" w:date="2026-03-10T23:41:00Z" w16du:dateUtc="2026-03-10T20:41:00Z">
        <w:r w:rsidR="00270A87">
          <w:rPr>
            <w:rFonts w:ascii="Calibri" w:eastAsia="Calibri" w:hAnsi="Calibri" w:cs="Calibri"/>
            <w:sz w:val="24"/>
            <w:szCs w:val="24"/>
          </w:rPr>
          <w:t xml:space="preserve">dependency </w:t>
        </w:r>
        <w:r w:rsidR="00270A87" w:rsidRPr="2AF30782">
          <w:rPr>
            <w:rFonts w:ascii="Calibri" w:eastAsia="Calibri" w:hAnsi="Calibri" w:cs="Calibri"/>
            <w:sz w:val="24"/>
            <w:szCs w:val="24"/>
            <w:rtl/>
          </w:rPr>
          <w:t xml:space="preserve"> </w:t>
        </w:r>
      </w:ins>
      <w:r w:rsidRPr="2AF30782">
        <w:rPr>
          <w:rFonts w:ascii="Calibri" w:eastAsia="Calibri" w:hAnsi="Calibri" w:cs="Calibri"/>
          <w:sz w:val="24"/>
          <w:szCs w:val="24"/>
          <w:rtl/>
        </w:rPr>
        <w:t>اعتماد على في ما بينها. لكن الركيزة الروحية تظل وجهة نظري هي البوصلة اللي اللي تقود حياتنا كلها. انا يعني انا كمسلم بالنسبة لي هذا الجانب مهم جدا</w:t>
      </w:r>
      <w:del w:id="520" w:author="Dr. Diana Hassan" w:date="2026-03-10T23:41:00Z" w16du:dateUtc="2026-03-10T20:41:00Z">
        <w:r w:rsidRPr="2AF30782" w:rsidDel="007F69C3">
          <w:rPr>
            <w:rFonts w:ascii="Calibri" w:eastAsia="Calibri" w:hAnsi="Calibri" w:cs="Calibri"/>
            <w:sz w:val="24"/>
            <w:szCs w:val="24"/>
            <w:rtl/>
          </w:rPr>
          <w:delText xml:space="preserve"> حقا</w:delText>
        </w:r>
      </w:del>
      <w:r w:rsidRPr="2AF30782">
        <w:rPr>
          <w:rFonts w:ascii="Calibri" w:eastAsia="Calibri" w:hAnsi="Calibri" w:cs="Calibri"/>
          <w:sz w:val="24"/>
          <w:szCs w:val="24"/>
          <w:rtl/>
        </w:rPr>
        <w:t>.</w:t>
      </w:r>
    </w:p>
    <w:p w14:paraId="2946DB82" w14:textId="77777777" w:rsidR="00565DFF" w:rsidRDefault="00565DFF">
      <w:pPr>
        <w:bidi/>
      </w:pPr>
    </w:p>
    <w:p w14:paraId="3414F60A" w14:textId="4808C437" w:rsidR="00565DFF" w:rsidRDefault="007F69C3">
      <w:pPr>
        <w:bidi/>
      </w:pPr>
      <w:ins w:id="521" w:author="Dr. Diana Hassan" w:date="2026-03-10T23:42:00Z" w16du:dateUtc="2026-03-10T20:42:00Z">
        <w:r w:rsidRPr="005C32C3">
          <w:rPr>
            <w:rFonts w:ascii="Calibri" w:eastAsia="Calibri" w:hAnsi="Calibri" w:cs="Calibri" w:hint="eastAsia"/>
            <w:sz w:val="24"/>
            <w:szCs w:val="24"/>
            <w:highlight w:val="yellow"/>
            <w:rtl/>
            <w:rPrChange w:id="522" w:author="Dr. Diana Hassan" w:date="2026-03-11T00:30:00Z" w16du:dateUtc="2026-03-10T21:30:00Z">
              <w:rPr>
                <w:rFonts w:ascii="Calibri" w:eastAsia="Calibri" w:hAnsi="Calibri" w:cs="Calibri" w:hint="eastAsia"/>
                <w:sz w:val="24"/>
                <w:szCs w:val="24"/>
                <w:rtl/>
              </w:rPr>
            </w:rPrChange>
          </w:rPr>
          <w:t>هند</w:t>
        </w:r>
        <w:r w:rsidRPr="005C32C3">
          <w:rPr>
            <w:rFonts w:ascii="Calibri" w:eastAsia="Calibri" w:hAnsi="Calibri" w:cs="Calibri"/>
            <w:sz w:val="24"/>
            <w:szCs w:val="24"/>
            <w:highlight w:val="yellow"/>
            <w:rtl/>
            <w:rPrChange w:id="523" w:author="Dr. Diana Hassan" w:date="2026-03-11T00:30:00Z" w16du:dateUtc="2026-03-10T21:30:00Z">
              <w:rPr>
                <w:rFonts w:ascii="Calibri" w:eastAsia="Calibri" w:hAnsi="Calibri" w:cs="Calibri"/>
                <w:sz w:val="24"/>
                <w:szCs w:val="24"/>
                <w:rtl/>
              </w:rPr>
            </w:rPrChange>
          </w:rPr>
          <w:t xml:space="preserve"> </w:t>
        </w:r>
        <w:r w:rsidRPr="005C32C3">
          <w:rPr>
            <w:rFonts w:ascii="Calibri" w:eastAsia="Calibri" w:hAnsi="Calibri" w:cs="Calibri" w:hint="eastAsia"/>
            <w:sz w:val="24"/>
            <w:szCs w:val="24"/>
            <w:highlight w:val="yellow"/>
            <w:rtl/>
            <w:rPrChange w:id="524" w:author="Dr. Diana Hassan" w:date="2026-03-11T00:30:00Z" w16du:dateUtc="2026-03-10T21:30:00Z">
              <w:rPr>
                <w:rFonts w:ascii="Calibri" w:eastAsia="Calibri" w:hAnsi="Calibri" w:cs="Calibri" w:hint="eastAsia"/>
                <w:sz w:val="24"/>
                <w:szCs w:val="24"/>
                <w:rtl/>
              </w:rPr>
            </w:rPrChange>
          </w:rPr>
          <w:t>الجابر</w:t>
        </w:r>
        <w:r w:rsidRPr="005C32C3">
          <w:rPr>
            <w:rFonts w:ascii="Calibri" w:eastAsia="Calibri" w:hAnsi="Calibri" w:cs="Calibri"/>
            <w:sz w:val="24"/>
            <w:szCs w:val="24"/>
            <w:highlight w:val="yellow"/>
            <w:rtl/>
            <w:rPrChange w:id="525" w:author="Dr. Diana Hassan" w:date="2026-03-11T00:30:00Z" w16du:dateUtc="2026-03-10T21:30:00Z">
              <w:rPr>
                <w:rFonts w:ascii="Calibri" w:eastAsia="Calibri" w:hAnsi="Calibri" w:cs="Calibri"/>
                <w:sz w:val="24"/>
                <w:szCs w:val="24"/>
                <w:rtl/>
              </w:rPr>
            </w:rPrChange>
          </w:rPr>
          <w:t xml:space="preserve"> </w:t>
        </w:r>
        <w:r w:rsidRPr="005C32C3">
          <w:rPr>
            <w:rFonts w:ascii="Calibri" w:eastAsia="Calibri" w:hAnsi="Calibri" w:cs="Calibri"/>
            <w:sz w:val="24"/>
            <w:szCs w:val="24"/>
            <w:highlight w:val="yellow"/>
            <w:rPrChange w:id="526" w:author="Dr. Diana Hassan" w:date="2026-03-11T00:30:00Z" w16du:dateUtc="2026-03-10T21:30:00Z">
              <w:rPr>
                <w:rFonts w:ascii="Calibri" w:eastAsia="Calibri" w:hAnsi="Calibri" w:cs="Calibri"/>
                <w:sz w:val="24"/>
                <w:szCs w:val="24"/>
              </w:rPr>
            </w:rPrChange>
          </w:rPr>
          <w:t xml:space="preserve"> :(patient</w:t>
        </w:r>
        <w:r>
          <w:rPr>
            <w:rFonts w:ascii="Calibri" w:eastAsia="Calibri" w:hAnsi="Calibri" w:cs="Calibri"/>
            <w:sz w:val="24"/>
            <w:szCs w:val="24"/>
          </w:rPr>
          <w:t>)</w:t>
        </w:r>
        <w:r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 xml:space="preserve">يعني بس تعقبا على ايوه اهو لانه مثل ما قال دكتور درويش اهو سبحان الله يعني احنا دايما لما يعني على مستوى يعني البشر يعني اذا احنا مثلا عندنا مشكلة وهذه اول شي الروح حق حد نثق فيه علشان ناخذ النصيحة. فالركيزة الروحية والبوصلة اذا كانت سليمة فاحنا لازم نعرف </w:t>
      </w:r>
      <w:del w:id="527" w:author="Dr. Diana Hassan" w:date="2026-03-10T23:44:00Z" w16du:dateUtc="2026-03-10T20:44:00Z">
        <w:r w:rsidR="2AF30782" w:rsidRPr="2AF30782" w:rsidDel="00CA7A4C">
          <w:rPr>
            <w:rFonts w:ascii="Calibri" w:eastAsia="Calibri" w:hAnsi="Calibri" w:cs="Calibri"/>
            <w:sz w:val="24"/>
            <w:szCs w:val="24"/>
            <w:rtl/>
          </w:rPr>
          <w:delText xml:space="preserve">السورس </w:delText>
        </w:r>
      </w:del>
      <w:ins w:id="528" w:author="Dr. Diana Hassan" w:date="2026-03-10T23:44:00Z" w16du:dateUtc="2026-03-10T20:44:00Z">
        <w:r w:rsidR="00CA7A4C" w:rsidRPr="2AF30782">
          <w:rPr>
            <w:rFonts w:ascii="Calibri" w:eastAsia="Calibri" w:hAnsi="Calibri" w:cs="Calibri"/>
            <w:sz w:val="24"/>
            <w:szCs w:val="24"/>
            <w:rtl/>
          </w:rPr>
          <w:t>ال</w:t>
        </w:r>
        <w:r w:rsidR="00CA7A4C">
          <w:rPr>
            <w:rFonts w:ascii="Calibri" w:eastAsia="Calibri" w:hAnsi="Calibri" w:cs="Calibri"/>
            <w:sz w:val="24"/>
            <w:szCs w:val="24"/>
          </w:rPr>
          <w:t>source</w:t>
        </w:r>
        <w:r w:rsidR="00CA7A4C"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 xml:space="preserve">اللي ناخذ منه المعلومات. لازم يكون يعني مكان موثوق ايه </w:t>
      </w:r>
      <w:del w:id="529" w:author="Dr. Diana Hassan" w:date="2026-03-10T23:44:00Z" w16du:dateUtc="2026-03-10T20:44:00Z">
        <w:r w:rsidR="2AF30782" w:rsidRPr="2AF30782" w:rsidDel="00CA7A4C">
          <w:rPr>
            <w:rFonts w:ascii="Calibri" w:eastAsia="Calibri" w:hAnsi="Calibri" w:cs="Calibri"/>
            <w:sz w:val="24"/>
            <w:szCs w:val="24"/>
            <w:rtl/>
          </w:rPr>
          <w:delText xml:space="preserve">والتراست </w:delText>
        </w:r>
      </w:del>
      <w:ins w:id="530" w:author="Dr. Diana Hassan" w:date="2026-03-10T23:44:00Z" w16du:dateUtc="2026-03-10T20:44:00Z">
        <w:r w:rsidR="00CA7A4C" w:rsidRPr="2AF30782">
          <w:rPr>
            <w:rFonts w:ascii="Calibri" w:eastAsia="Calibri" w:hAnsi="Calibri" w:cs="Calibri"/>
            <w:sz w:val="24"/>
            <w:szCs w:val="24"/>
            <w:rtl/>
          </w:rPr>
          <w:t>و</w:t>
        </w:r>
        <w:r w:rsidR="00CA7A4C">
          <w:rPr>
            <w:rFonts w:ascii="Calibri" w:eastAsia="Calibri" w:hAnsi="Calibri" w:cs="Calibri"/>
            <w:sz w:val="24"/>
            <w:szCs w:val="24"/>
          </w:rPr>
          <w:t xml:space="preserve">trusted </w:t>
        </w:r>
        <w:r w:rsidR="00CA7A4C"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هذي يعني.</w:t>
      </w:r>
    </w:p>
    <w:p w14:paraId="5997CC1D" w14:textId="77777777" w:rsidR="00565DFF" w:rsidRDefault="00565DFF">
      <w:pPr>
        <w:bidi/>
      </w:pPr>
    </w:p>
    <w:p w14:paraId="732C6A71" w14:textId="6FE085DF" w:rsidR="00565DFF" w:rsidRDefault="2AF30782">
      <w:pPr>
        <w:bidi/>
      </w:pPr>
      <w:r w:rsidRPr="2AF30782">
        <w:rPr>
          <w:rFonts w:ascii="Calibri" w:eastAsia="Calibri" w:hAnsi="Calibri" w:cs="Calibri"/>
          <w:sz w:val="24"/>
          <w:szCs w:val="24"/>
          <w:rtl/>
        </w:rPr>
        <w:t xml:space="preserve">فسبحان الله يعني الواحد يقول الحمد لله على نعمة الاسلام. احنا عندنا القرآن والسنة اللي اهو دايما نحاول ان احنا ناخذ المعلومات او يعني يعني ايه هو </w:t>
      </w:r>
      <w:del w:id="531" w:author="Dr. Diana Hassan" w:date="2026-03-10T23:44:00Z" w16du:dateUtc="2026-03-10T20:44:00Z">
        <w:r w:rsidRPr="2AF30782" w:rsidDel="00CA7A4C">
          <w:rPr>
            <w:rFonts w:ascii="Calibri" w:eastAsia="Calibri" w:hAnsi="Calibri" w:cs="Calibri"/>
            <w:sz w:val="24"/>
            <w:szCs w:val="24"/>
            <w:rtl/>
          </w:rPr>
          <w:delText xml:space="preserve">السورس </w:delText>
        </w:r>
      </w:del>
      <w:ins w:id="532" w:author="Dr. Diana Hassan" w:date="2026-03-10T23:44:00Z" w16du:dateUtc="2026-03-10T20:44:00Z">
        <w:r w:rsidR="00CA7A4C" w:rsidRPr="2AF30782">
          <w:rPr>
            <w:rFonts w:ascii="Calibri" w:eastAsia="Calibri" w:hAnsi="Calibri" w:cs="Calibri"/>
            <w:sz w:val="24"/>
            <w:szCs w:val="24"/>
            <w:rtl/>
          </w:rPr>
          <w:t>ال</w:t>
        </w:r>
        <w:r w:rsidR="00CA7A4C">
          <w:rPr>
            <w:rFonts w:ascii="Calibri" w:eastAsia="Calibri" w:hAnsi="Calibri" w:cs="Calibri"/>
            <w:sz w:val="24"/>
            <w:szCs w:val="24"/>
          </w:rPr>
          <w:t xml:space="preserve">source </w:t>
        </w:r>
        <w:r w:rsidR="00CA7A4C" w:rsidRPr="2AF30782">
          <w:rPr>
            <w:rFonts w:ascii="Calibri" w:eastAsia="Calibri" w:hAnsi="Calibri" w:cs="Calibri"/>
            <w:sz w:val="24"/>
            <w:szCs w:val="24"/>
            <w:rtl/>
          </w:rPr>
          <w:t xml:space="preserve"> </w:t>
        </w:r>
      </w:ins>
      <w:r w:rsidRPr="2AF30782">
        <w:rPr>
          <w:rFonts w:ascii="Calibri" w:eastAsia="Calibri" w:hAnsi="Calibri" w:cs="Calibri"/>
          <w:sz w:val="24"/>
          <w:szCs w:val="24"/>
          <w:rtl/>
        </w:rPr>
        <w:t>حق كل الاشياء اللي احنا ممكن نسويها. فبس يعني هاي مجرد يعني اضافة بسيطة.</w:t>
      </w:r>
    </w:p>
    <w:p w14:paraId="110FFD37" w14:textId="77777777" w:rsidR="00565DFF" w:rsidRDefault="00565DFF">
      <w:pPr>
        <w:bidi/>
      </w:pPr>
    </w:p>
    <w:p w14:paraId="092085C9" w14:textId="77777777" w:rsidR="00BA20A2" w:rsidRDefault="2AF30782">
      <w:pPr>
        <w:bidi/>
        <w:rPr>
          <w:ins w:id="533" w:author="Dr. Diana Hassan" w:date="2026-03-10T23:45:00Z" w16du:dateUtc="2026-03-10T20:45:00Z"/>
          <w:rFonts w:ascii="Calibri" w:eastAsia="Calibri" w:hAnsi="Calibri" w:cs="Calibri"/>
          <w:sz w:val="24"/>
          <w:szCs w:val="24"/>
        </w:rPr>
      </w:pPr>
      <w:del w:id="534" w:author="Dr. Diana Hassan" w:date="2026-03-10T23:45:00Z" w16du:dateUtc="2026-03-10T20:45:00Z">
        <w:r w:rsidRPr="2AF30782" w:rsidDel="00BA20A2">
          <w:rPr>
            <w:rFonts w:ascii="Calibri" w:eastAsia="Calibri" w:hAnsi="Calibri" w:cs="Calibri"/>
            <w:sz w:val="24"/>
            <w:szCs w:val="24"/>
            <w:rtl/>
          </w:rPr>
          <w:delText xml:space="preserve">ايه خلاص عندك. </w:delText>
        </w:r>
      </w:del>
    </w:p>
    <w:p w14:paraId="53155405" w14:textId="25A0FF31" w:rsidR="00565DFF" w:rsidRDefault="00BA20A2" w:rsidP="00BA20A2">
      <w:pPr>
        <w:bidi/>
      </w:pPr>
      <w:ins w:id="535" w:author="Dr. Diana Hassan" w:date="2026-03-10T23:45:00Z" w16du:dateUtc="2026-03-10T20:45:00Z">
        <w:r w:rsidRPr="005C32C3">
          <w:rPr>
            <w:rFonts w:ascii="Calibri" w:eastAsia="Calibri" w:hAnsi="Calibri" w:cs="Calibri" w:hint="eastAsia"/>
            <w:sz w:val="24"/>
            <w:szCs w:val="24"/>
            <w:highlight w:val="yellow"/>
            <w:rtl/>
            <w:rPrChange w:id="536" w:author="Dr. Diana Hassan" w:date="2026-03-11T00:30:00Z" w16du:dateUtc="2026-03-10T21:30:00Z">
              <w:rPr>
                <w:rFonts w:ascii="Calibri" w:eastAsia="Calibri" w:hAnsi="Calibri" w:cs="Calibri" w:hint="eastAsia"/>
                <w:sz w:val="24"/>
                <w:szCs w:val="24"/>
                <w:rtl/>
              </w:rPr>
            </w:rPrChange>
          </w:rPr>
          <w:t>د</w:t>
        </w:r>
        <w:r w:rsidRPr="005C32C3">
          <w:rPr>
            <w:rFonts w:ascii="Calibri" w:eastAsia="Calibri" w:hAnsi="Calibri" w:cs="Calibri"/>
            <w:sz w:val="24"/>
            <w:szCs w:val="24"/>
            <w:highlight w:val="yellow"/>
            <w:rtl/>
            <w:rPrChange w:id="537" w:author="Dr. Diana Hassan" w:date="2026-03-11T00:30:00Z" w16du:dateUtc="2026-03-10T21:30:00Z">
              <w:rPr>
                <w:rFonts w:ascii="Calibri" w:eastAsia="Calibri" w:hAnsi="Calibri" w:cs="Calibri"/>
                <w:sz w:val="24"/>
                <w:szCs w:val="24"/>
                <w:rtl/>
              </w:rPr>
            </w:rPrChange>
          </w:rPr>
          <w:t>. أمينة اليزيدي ديريكتور الفارمسي</w:t>
        </w:r>
        <w:r w:rsidRPr="005C32C3">
          <w:rPr>
            <w:rFonts w:ascii="Calibri" w:eastAsia="Calibri" w:hAnsi="Calibri" w:cs="Calibri"/>
            <w:sz w:val="24"/>
            <w:szCs w:val="24"/>
            <w:highlight w:val="yellow"/>
            <w:rPrChange w:id="538" w:author="Dr. Diana Hassan" w:date="2026-03-11T00:30:00Z" w16du:dateUtc="2026-03-10T21:30:00Z">
              <w:rPr>
                <w:rFonts w:ascii="Calibri" w:eastAsia="Calibri" w:hAnsi="Calibri" w:cs="Calibri"/>
                <w:sz w:val="24"/>
                <w:szCs w:val="24"/>
              </w:rPr>
            </w:rPrChange>
          </w:rPr>
          <w:t>(Director</w:t>
        </w:r>
        <w:r>
          <w:rPr>
            <w:rFonts w:ascii="Calibri" w:eastAsia="Calibri" w:hAnsi="Calibri" w:cs="Calibri"/>
            <w:sz w:val="24"/>
            <w:szCs w:val="24"/>
          </w:rPr>
          <w:t xml:space="preserve"> </w:t>
        </w:r>
        <w:r w:rsidRPr="005C32C3">
          <w:rPr>
            <w:rFonts w:ascii="Calibri" w:eastAsia="Calibri" w:hAnsi="Calibri" w:cs="Calibri"/>
            <w:sz w:val="24"/>
            <w:szCs w:val="24"/>
            <w:highlight w:val="yellow"/>
            <w:rPrChange w:id="539" w:author="Dr. Diana Hassan" w:date="2026-03-11T00:30:00Z" w16du:dateUtc="2026-03-10T21:30:00Z">
              <w:rPr>
                <w:rFonts w:ascii="Calibri" w:eastAsia="Calibri" w:hAnsi="Calibri" w:cs="Calibri"/>
                <w:sz w:val="24"/>
                <w:szCs w:val="24"/>
              </w:rPr>
            </w:rPrChange>
          </w:rPr>
          <w:t>of Pharmacy</w:t>
        </w:r>
        <w:r>
          <w:rPr>
            <w:rFonts w:ascii="Calibri" w:eastAsia="Calibri" w:hAnsi="Calibri" w:cs="Calibri"/>
            <w:sz w:val="24"/>
            <w:szCs w:val="24"/>
          </w:rPr>
          <w:t>)</w:t>
        </w:r>
        <w:r w:rsidRPr="2AF30782">
          <w:rPr>
            <w:rFonts w:ascii="Calibri" w:eastAsia="Calibri" w:hAnsi="Calibri" w:cs="Calibri"/>
            <w:sz w:val="24"/>
            <w:szCs w:val="24"/>
            <w:rtl/>
          </w:rPr>
          <w:t xml:space="preserve"> </w:t>
        </w:r>
        <w:r>
          <w:rPr>
            <w:rFonts w:ascii="Calibri" w:eastAsia="Calibri" w:hAnsi="Calibri" w:cs="Calibri"/>
            <w:sz w:val="24"/>
            <w:szCs w:val="24"/>
          </w:rPr>
          <w:t>:</w:t>
        </w:r>
      </w:ins>
      <w:del w:id="540" w:author="Dr. Diana Hassan" w:date="2026-03-10T23:45:00Z" w16du:dateUtc="2026-03-10T20:45:00Z">
        <w:r w:rsidR="2AF30782" w:rsidRPr="2AF30782" w:rsidDel="00BA20A2">
          <w:rPr>
            <w:rFonts w:ascii="Calibri" w:eastAsia="Calibri" w:hAnsi="Calibri" w:cs="Calibri"/>
            <w:sz w:val="24"/>
            <w:szCs w:val="24"/>
            <w:rtl/>
          </w:rPr>
          <w:delText>امين اليزيدي.</w:delText>
        </w:r>
      </w:del>
      <w:r w:rsidR="2AF30782" w:rsidRPr="2AF30782">
        <w:rPr>
          <w:rFonts w:ascii="Calibri" w:eastAsia="Calibri" w:hAnsi="Calibri" w:cs="Calibri"/>
          <w:sz w:val="24"/>
          <w:szCs w:val="24"/>
          <w:rtl/>
        </w:rPr>
        <w:t xml:space="preserve"> </w:t>
      </w:r>
      <w:del w:id="541" w:author="Dr. Diana Hassan" w:date="2026-03-10T23:46:00Z" w16du:dateUtc="2026-03-10T20:46:00Z">
        <w:r w:rsidR="2AF30782" w:rsidRPr="2AF30782" w:rsidDel="00282C09">
          <w:rPr>
            <w:rFonts w:ascii="Calibri" w:eastAsia="Calibri" w:hAnsi="Calibri" w:cs="Calibri"/>
            <w:sz w:val="24"/>
            <w:szCs w:val="24"/>
            <w:rtl/>
          </w:rPr>
          <w:delText xml:space="preserve">نفس </w:delText>
        </w:r>
      </w:del>
      <w:r w:rsidR="2AF30782" w:rsidRPr="2AF30782">
        <w:rPr>
          <w:rFonts w:ascii="Calibri" w:eastAsia="Calibri" w:hAnsi="Calibri" w:cs="Calibri"/>
          <w:sz w:val="24"/>
          <w:szCs w:val="24"/>
          <w:rtl/>
        </w:rPr>
        <w:t xml:space="preserve">نفس التعليق </w:t>
      </w:r>
      <w:del w:id="542" w:author="Dr. Diana Hassan" w:date="2026-03-10T23:46:00Z" w16du:dateUtc="2026-03-10T20:46:00Z">
        <w:r w:rsidR="2AF30782" w:rsidRPr="2AF30782" w:rsidDel="00282C09">
          <w:rPr>
            <w:rFonts w:ascii="Calibri" w:eastAsia="Calibri" w:hAnsi="Calibri" w:cs="Calibri"/>
            <w:sz w:val="24"/>
            <w:szCs w:val="24"/>
            <w:rtl/>
          </w:rPr>
          <w:delText xml:space="preserve">بالاخران </w:delText>
        </w:r>
      </w:del>
      <w:ins w:id="543" w:author="Dr. Diana Hassan" w:date="2026-03-10T23:47:00Z" w16du:dateUtc="2026-03-10T20:47:00Z">
        <w:r w:rsidR="00AC4DA8">
          <w:rPr>
            <w:rFonts w:ascii="Calibri" w:eastAsia="Calibri" w:hAnsi="Calibri" w:cs="Calibri" w:hint="cs"/>
            <w:sz w:val="24"/>
            <w:szCs w:val="24"/>
            <w:rtl/>
            <w:lang w:bidi="ar-QA"/>
          </w:rPr>
          <w:t xml:space="preserve">الاخوة </w:t>
        </w:r>
      </w:ins>
      <w:ins w:id="544" w:author="Dr. Diana Hassan" w:date="2026-03-10T23:46:00Z" w16du:dateUtc="2026-03-10T20:46:00Z">
        <w:r w:rsidR="00282C09"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المشاركين</w:t>
      </w:r>
      <w:ins w:id="545" w:author="Dr. Diana Hassan" w:date="2026-03-10T23:47:00Z" w16du:dateUtc="2026-03-10T20:47:00Z">
        <w:r w:rsidR="00AC4DA8">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w:t>
      </w:r>
      <w:del w:id="546" w:author="Dr. Diana Hassan" w:date="2026-03-10T23:47:00Z" w16du:dateUtc="2026-03-10T20:47:00Z">
        <w:r w:rsidR="2AF30782" w:rsidRPr="2AF30782" w:rsidDel="00AC4DA8">
          <w:rPr>
            <w:rFonts w:ascii="Calibri" w:eastAsia="Calibri" w:hAnsi="Calibri" w:cs="Calibri"/>
            <w:sz w:val="24"/>
            <w:szCs w:val="24"/>
            <w:rtl/>
          </w:rPr>
          <w:delText xml:space="preserve">ان ونفس </w:delText>
        </w:r>
      </w:del>
      <w:r w:rsidR="2AF30782" w:rsidRPr="2AF30782">
        <w:rPr>
          <w:rFonts w:ascii="Calibri" w:eastAsia="Calibri" w:hAnsi="Calibri" w:cs="Calibri"/>
          <w:sz w:val="24"/>
          <w:szCs w:val="24"/>
          <w:rtl/>
        </w:rPr>
        <w:t>يعني القرآن</w:t>
      </w:r>
      <w:ins w:id="547" w:author="Dr. Diana Hassan" w:date="2026-03-10T23:47:00Z" w16du:dateUtc="2026-03-10T20:47:00Z">
        <w:r w:rsidR="00AC4DA8">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w:t>
      </w:r>
      <w:ins w:id="548" w:author="Dr. Diana Hassan" w:date="2026-03-10T23:47:00Z" w16du:dateUtc="2026-03-10T20:47:00Z">
        <w:r w:rsidR="00AC4DA8">
          <w:rPr>
            <w:rFonts w:ascii="Calibri" w:eastAsia="Calibri" w:hAnsi="Calibri" w:cs="Calibri" w:hint="cs"/>
            <w:sz w:val="24"/>
            <w:szCs w:val="24"/>
            <w:rtl/>
          </w:rPr>
          <w:t xml:space="preserve"> بسم الله الرحمن الرحيم: "</w:t>
        </w:r>
      </w:ins>
      <w:r w:rsidR="2AF30782" w:rsidRPr="2AF30782">
        <w:rPr>
          <w:rFonts w:ascii="Calibri" w:eastAsia="Calibri" w:hAnsi="Calibri" w:cs="Calibri"/>
          <w:sz w:val="24"/>
          <w:szCs w:val="24"/>
          <w:rtl/>
        </w:rPr>
        <w:t>ونفس وما سواها فالهمها فجورها وتقواها.</w:t>
      </w:r>
      <w:ins w:id="549" w:author="Dr. Diana Hassan" w:date="2026-03-10T23:47:00Z" w16du:dateUtc="2026-03-10T20:47:00Z">
        <w:r w:rsidR="00AC4DA8">
          <w:rPr>
            <w:rFonts w:ascii="Calibri" w:eastAsia="Calibri" w:hAnsi="Calibri" w:cs="Calibri" w:hint="cs"/>
            <w:sz w:val="24"/>
            <w:szCs w:val="24"/>
            <w:rtl/>
          </w:rPr>
          <w:t>"</w:t>
        </w:r>
      </w:ins>
    </w:p>
    <w:p w14:paraId="6B699379" w14:textId="77777777" w:rsidR="00565DFF" w:rsidRDefault="00565DFF">
      <w:pPr>
        <w:bidi/>
      </w:pPr>
    </w:p>
    <w:p w14:paraId="5E097273" w14:textId="6E5BC639" w:rsidR="00565DFF" w:rsidRDefault="2AF30782">
      <w:pPr>
        <w:bidi/>
      </w:pPr>
      <w:r w:rsidRPr="2AF30782">
        <w:rPr>
          <w:rFonts w:ascii="Calibri" w:eastAsia="Calibri" w:hAnsi="Calibri" w:cs="Calibri"/>
          <w:sz w:val="24"/>
          <w:szCs w:val="24"/>
          <w:rtl/>
        </w:rPr>
        <w:t>فالانسان يعني احنا كبشر ايش اللي نشوفه من الانسان</w:t>
      </w:r>
      <w:ins w:id="550" w:author="Dr. Diana Hassan" w:date="2026-03-10T23:48:00Z" w16du:dateUtc="2026-03-10T20:48:00Z">
        <w:r w:rsidR="00D43F1A">
          <w:rPr>
            <w:rFonts w:ascii="Calibri" w:eastAsia="Calibri" w:hAnsi="Calibri" w:cs="Calibri" w:hint="cs"/>
            <w:sz w:val="24"/>
            <w:szCs w:val="24"/>
            <w:rtl/>
          </w:rPr>
          <w:t>؟</w:t>
        </w:r>
      </w:ins>
      <w:r w:rsidRPr="2AF30782">
        <w:rPr>
          <w:rFonts w:ascii="Calibri" w:eastAsia="Calibri" w:hAnsi="Calibri" w:cs="Calibri"/>
          <w:sz w:val="24"/>
          <w:szCs w:val="24"/>
          <w:rtl/>
        </w:rPr>
        <w:t xml:space="preserve"> </w:t>
      </w:r>
      <w:del w:id="551" w:author="Dr. Diana Hassan" w:date="2026-03-10T23:48:00Z" w16du:dateUtc="2026-03-10T20:48:00Z">
        <w:r w:rsidRPr="2AF30782" w:rsidDel="00D43F1A">
          <w:rPr>
            <w:rFonts w:ascii="Calibri" w:eastAsia="Calibri" w:hAnsi="Calibri" w:cs="Calibri"/>
            <w:sz w:val="24"/>
            <w:szCs w:val="24"/>
            <w:rtl/>
          </w:rPr>
          <w:delText>البهيبير</w:delText>
        </w:r>
      </w:del>
      <w:ins w:id="552" w:author="Dr. Diana Hassan" w:date="2026-03-10T23:48:00Z" w16du:dateUtc="2026-03-10T20:48:00Z">
        <w:r w:rsidR="00D43F1A" w:rsidRPr="2AF30782">
          <w:rPr>
            <w:rFonts w:ascii="Calibri" w:eastAsia="Calibri" w:hAnsi="Calibri" w:cs="Calibri"/>
            <w:sz w:val="24"/>
            <w:szCs w:val="24"/>
            <w:rtl/>
          </w:rPr>
          <w:t>ال</w:t>
        </w:r>
        <w:r w:rsidR="00D43F1A">
          <w:rPr>
            <w:rFonts w:ascii="Calibri" w:eastAsia="Calibri" w:hAnsi="Calibri" w:cs="Calibri"/>
            <w:sz w:val="24"/>
            <w:szCs w:val="24"/>
          </w:rPr>
          <w:t xml:space="preserve">behavior </w:t>
        </w:r>
      </w:ins>
      <w:r w:rsidRPr="2AF30782">
        <w:rPr>
          <w:rFonts w:ascii="Calibri" w:eastAsia="Calibri" w:hAnsi="Calibri" w:cs="Calibri"/>
          <w:sz w:val="24"/>
          <w:szCs w:val="24"/>
          <w:rtl/>
        </w:rPr>
        <w:t>. ال</w:t>
      </w:r>
      <w:ins w:id="553" w:author="Dr. Diana Hassan" w:date="2026-03-10T23:48:00Z" w16du:dateUtc="2026-03-10T20:48:00Z">
        <w:r w:rsidR="00D43F1A">
          <w:rPr>
            <w:rFonts w:ascii="Calibri" w:eastAsia="Calibri" w:hAnsi="Calibri" w:cs="Calibri"/>
            <w:sz w:val="24"/>
            <w:szCs w:val="24"/>
          </w:rPr>
          <w:t xml:space="preserve"> behavior</w:t>
        </w:r>
      </w:ins>
      <w:del w:id="554" w:author="Dr. Diana Hassan" w:date="2026-03-10T23:48:00Z" w16du:dateUtc="2026-03-10T20:48:00Z">
        <w:r w:rsidRPr="2AF30782" w:rsidDel="00D43F1A">
          <w:rPr>
            <w:rFonts w:ascii="Calibri" w:eastAsia="Calibri" w:hAnsi="Calibri" w:cs="Calibri"/>
            <w:sz w:val="24"/>
            <w:szCs w:val="24"/>
            <w:rtl/>
          </w:rPr>
          <w:delText>بهيبير</w:delText>
        </w:r>
      </w:del>
      <w:r w:rsidRPr="2AF30782">
        <w:rPr>
          <w:rFonts w:ascii="Calibri" w:eastAsia="Calibri" w:hAnsi="Calibri" w:cs="Calibri"/>
          <w:sz w:val="24"/>
          <w:szCs w:val="24"/>
          <w:rtl/>
        </w:rPr>
        <w:t xml:space="preserve"> هذا يرجع </w:t>
      </w:r>
      <w:del w:id="555" w:author="Dr. Diana Hassan" w:date="2026-03-10T23:48:00Z" w16du:dateUtc="2026-03-10T20:48:00Z">
        <w:r w:rsidRPr="2AF30782" w:rsidDel="00D43F1A">
          <w:rPr>
            <w:rFonts w:ascii="Calibri" w:eastAsia="Calibri" w:hAnsi="Calibri" w:cs="Calibri"/>
            <w:sz w:val="24"/>
            <w:szCs w:val="24"/>
            <w:rtl/>
          </w:rPr>
          <w:delText xml:space="preserve">يرجع </w:delText>
        </w:r>
      </w:del>
      <w:r w:rsidRPr="2AF30782">
        <w:rPr>
          <w:rFonts w:ascii="Calibri" w:eastAsia="Calibri" w:hAnsi="Calibri" w:cs="Calibri"/>
          <w:sz w:val="24"/>
          <w:szCs w:val="24"/>
          <w:rtl/>
        </w:rPr>
        <w:t>ايش الى عواطف. يرجع الى القلب.</w:t>
      </w:r>
    </w:p>
    <w:p w14:paraId="3FE9F23F" w14:textId="77777777" w:rsidR="00565DFF" w:rsidRDefault="00565DFF">
      <w:pPr>
        <w:bidi/>
      </w:pPr>
    </w:p>
    <w:p w14:paraId="511DC508" w14:textId="77777777" w:rsidR="00565DFF" w:rsidRDefault="2AF30782">
      <w:pPr>
        <w:bidi/>
      </w:pPr>
      <w:r w:rsidRPr="2AF30782">
        <w:rPr>
          <w:rFonts w:ascii="Calibri" w:eastAsia="Calibri" w:hAnsi="Calibri" w:cs="Calibri"/>
          <w:sz w:val="24"/>
          <w:szCs w:val="24"/>
          <w:rtl/>
        </w:rPr>
        <w:t>القلب ترجع الى ايش الى افكار. فافكار عواطف بهيبير او سلوك. المحرك في الوضعية هذه هي النفس.</w:t>
      </w:r>
    </w:p>
    <w:p w14:paraId="1F72F646" w14:textId="77777777" w:rsidR="00565DFF" w:rsidRDefault="00565DFF">
      <w:pPr>
        <w:bidi/>
      </w:pPr>
    </w:p>
    <w:p w14:paraId="2324205F" w14:textId="487910B0" w:rsidR="00565DFF" w:rsidRDefault="2AF30782">
      <w:pPr>
        <w:bidi/>
      </w:pPr>
      <w:r w:rsidRPr="2AF30782">
        <w:rPr>
          <w:rFonts w:ascii="Calibri" w:eastAsia="Calibri" w:hAnsi="Calibri" w:cs="Calibri"/>
          <w:sz w:val="24"/>
          <w:szCs w:val="24"/>
          <w:rtl/>
        </w:rPr>
        <w:t xml:space="preserve">اللي هي قلب وعقل في نفس الوقت. فلو جينا شفنا مثلاً </w:t>
      </w:r>
      <w:ins w:id="556" w:author="Dr. Diana Hassan" w:date="2026-03-10T23:49:00Z" w16du:dateUtc="2026-03-10T20:49:00Z">
        <w:r w:rsidR="00F80E28">
          <w:rPr>
            <w:rFonts w:ascii="Calibri" w:eastAsia="Calibri" w:hAnsi="Calibri" w:cs="Calibri"/>
            <w:sz w:val="24"/>
            <w:szCs w:val="24"/>
          </w:rPr>
          <w:t>.</w:t>
        </w:r>
      </w:ins>
      <w:r w:rsidRPr="2AF30782">
        <w:rPr>
          <w:rFonts w:ascii="Calibri" w:eastAsia="Calibri" w:hAnsi="Calibri" w:cs="Calibri"/>
          <w:sz w:val="24"/>
          <w:szCs w:val="24"/>
          <w:rtl/>
        </w:rPr>
        <w:t>اه عموماً لو رجعنا للان ما بيأطلع عن السؤال نفسه. خلينا نقول كيف تنعكس الركائز الحياة الطيبة في خدمة الرعاية الصحية.</w:t>
      </w:r>
    </w:p>
    <w:p w14:paraId="08CE6F91" w14:textId="77777777" w:rsidR="00565DFF" w:rsidRDefault="00565DFF">
      <w:pPr>
        <w:bidi/>
      </w:pPr>
    </w:p>
    <w:p w14:paraId="15792F89" w14:textId="60F49731" w:rsidR="00565DFF" w:rsidRDefault="2AF30782">
      <w:pPr>
        <w:bidi/>
      </w:pPr>
      <w:r w:rsidRPr="2AF30782">
        <w:rPr>
          <w:rFonts w:ascii="Calibri" w:eastAsia="Calibri" w:hAnsi="Calibri" w:cs="Calibri"/>
          <w:sz w:val="24"/>
          <w:szCs w:val="24"/>
          <w:rtl/>
        </w:rPr>
        <w:t>كل واحد في مكانه. الطبيب في مكانه. التمريب</w:t>
      </w:r>
      <w:ins w:id="557" w:author="Dr. Diana Hassan" w:date="2026-03-10T23:49:00Z" w16du:dateUtc="2026-03-10T20:49:00Z">
        <w:r w:rsidR="00A77C89">
          <w:rPr>
            <w:rFonts w:ascii="Calibri" w:eastAsia="Calibri" w:hAnsi="Calibri" w:cs="Calibri" w:hint="cs"/>
            <w:sz w:val="24"/>
            <w:szCs w:val="24"/>
            <w:rtl/>
          </w:rPr>
          <w:t>ض</w:t>
        </w:r>
      </w:ins>
      <w:r w:rsidRPr="2AF30782">
        <w:rPr>
          <w:rFonts w:ascii="Calibri" w:eastAsia="Calibri" w:hAnsi="Calibri" w:cs="Calibri"/>
          <w:sz w:val="24"/>
          <w:szCs w:val="24"/>
          <w:rtl/>
        </w:rPr>
        <w:t xml:space="preserve"> في مكانه.</w:t>
      </w:r>
    </w:p>
    <w:p w14:paraId="61CDCEAD" w14:textId="77777777" w:rsidR="00565DFF" w:rsidRDefault="00565DFF">
      <w:pPr>
        <w:bidi/>
      </w:pPr>
    </w:p>
    <w:p w14:paraId="2E0EEC12" w14:textId="77777777" w:rsidR="00565DFF" w:rsidRDefault="2AF30782">
      <w:pPr>
        <w:bidi/>
      </w:pPr>
      <w:r w:rsidRPr="2AF30782">
        <w:rPr>
          <w:rFonts w:ascii="Calibri" w:eastAsia="Calibri" w:hAnsi="Calibri" w:cs="Calibri"/>
          <w:sz w:val="24"/>
          <w:szCs w:val="24"/>
          <w:rtl/>
        </w:rPr>
        <w:t>لو تكلمنا على القطاع الصحي. الدكتور في الجامعة في مكانه. كل واحد على ثقر من الثقور.</w:t>
      </w:r>
    </w:p>
    <w:p w14:paraId="6BB9E253" w14:textId="77777777" w:rsidR="00565DFF" w:rsidRDefault="00565DFF">
      <w:pPr>
        <w:bidi/>
      </w:pPr>
    </w:p>
    <w:p w14:paraId="6F06C01F" w14:textId="1B9EDC24" w:rsidR="00565DFF" w:rsidRDefault="2AF30782">
      <w:pPr>
        <w:bidi/>
      </w:pPr>
      <w:r w:rsidRPr="2AF30782">
        <w:rPr>
          <w:rFonts w:ascii="Calibri" w:eastAsia="Calibri" w:hAnsi="Calibri" w:cs="Calibri"/>
          <w:sz w:val="24"/>
          <w:szCs w:val="24"/>
          <w:rtl/>
        </w:rPr>
        <w:lastRenderedPageBreak/>
        <w:t>فكل واحد ينتبه الى ما ينقص المجتمع في نقطته وفي مكانه. يعني مثلاً احنا لو جينا كصياد</w:t>
      </w:r>
      <w:ins w:id="558" w:author="Dr. Diana Hassan" w:date="2026-03-10T23:49:00Z" w16du:dateUtc="2026-03-10T20:49:00Z">
        <w:r w:rsidR="00A77C89">
          <w:rPr>
            <w:rFonts w:ascii="Calibri" w:eastAsia="Calibri" w:hAnsi="Calibri" w:cs="Calibri" w:hint="cs"/>
            <w:sz w:val="24"/>
            <w:szCs w:val="24"/>
            <w:rtl/>
          </w:rPr>
          <w:t>ل</w:t>
        </w:r>
        <w:r w:rsidR="00DA557B">
          <w:rPr>
            <w:rFonts w:ascii="Calibri" w:eastAsia="Calibri" w:hAnsi="Calibri" w:cs="Calibri" w:hint="cs"/>
            <w:sz w:val="24"/>
            <w:szCs w:val="24"/>
            <w:rtl/>
          </w:rPr>
          <w:t>ة</w:t>
        </w:r>
      </w:ins>
      <w:del w:id="559" w:author="Dr. Diana Hassan" w:date="2026-03-10T23:49:00Z" w16du:dateUtc="2026-03-10T20:49:00Z">
        <w:r w:rsidRPr="2AF30782" w:rsidDel="00DA557B">
          <w:rPr>
            <w:rFonts w:ascii="Calibri" w:eastAsia="Calibri" w:hAnsi="Calibri" w:cs="Calibri"/>
            <w:sz w:val="24"/>
            <w:szCs w:val="24"/>
            <w:rtl/>
          </w:rPr>
          <w:delText>نا</w:delText>
        </w:r>
      </w:del>
      <w:r w:rsidRPr="2AF30782">
        <w:rPr>
          <w:rFonts w:ascii="Calibri" w:eastAsia="Calibri" w:hAnsi="Calibri" w:cs="Calibri"/>
          <w:sz w:val="24"/>
          <w:szCs w:val="24"/>
          <w:rtl/>
        </w:rPr>
        <w:t xml:space="preserve">. نتلاقى مع الجمهور او مع احنا كمقدمين رعاية الصحية نتلاقى مع الجمهور او مع المرضى وين في </w:t>
      </w:r>
      <w:del w:id="560" w:author="Dr. Diana Hassan" w:date="2026-03-10T23:50:00Z" w16du:dateUtc="2026-03-10T20:50:00Z">
        <w:r w:rsidRPr="2AF30782" w:rsidDel="00DA557B">
          <w:rPr>
            <w:rFonts w:ascii="Calibri" w:eastAsia="Calibri" w:hAnsi="Calibri" w:cs="Calibri"/>
            <w:sz w:val="24"/>
            <w:szCs w:val="24"/>
            <w:rtl/>
          </w:rPr>
          <w:delText xml:space="preserve">الكونسلينج </w:delText>
        </w:r>
      </w:del>
      <w:ins w:id="561" w:author="Dr. Diana Hassan" w:date="2026-03-10T23:50:00Z" w16du:dateUtc="2026-03-10T20:50:00Z">
        <w:r w:rsidR="00DA557B" w:rsidRPr="2AF30782">
          <w:rPr>
            <w:rFonts w:ascii="Calibri" w:eastAsia="Calibri" w:hAnsi="Calibri" w:cs="Calibri"/>
            <w:sz w:val="24"/>
            <w:szCs w:val="24"/>
            <w:rtl/>
          </w:rPr>
          <w:t>ال</w:t>
        </w:r>
        <w:r w:rsidR="00DA557B">
          <w:rPr>
            <w:rFonts w:ascii="Calibri" w:eastAsia="Calibri" w:hAnsi="Calibri" w:cs="Calibri"/>
            <w:sz w:val="24"/>
            <w:szCs w:val="24"/>
          </w:rPr>
          <w:t xml:space="preserve">counseling </w:t>
        </w:r>
        <w:r w:rsidR="00DA557B" w:rsidRPr="2AF30782">
          <w:rPr>
            <w:rFonts w:ascii="Calibri" w:eastAsia="Calibri" w:hAnsi="Calibri" w:cs="Calibri"/>
            <w:sz w:val="24"/>
            <w:szCs w:val="24"/>
            <w:rtl/>
          </w:rPr>
          <w:t xml:space="preserve"> </w:t>
        </w:r>
      </w:ins>
      <w:r w:rsidRPr="2AF30782">
        <w:rPr>
          <w:rFonts w:ascii="Calibri" w:eastAsia="Calibri" w:hAnsi="Calibri" w:cs="Calibri"/>
          <w:sz w:val="24"/>
          <w:szCs w:val="24"/>
          <w:rtl/>
        </w:rPr>
        <w:t>في اخذ المعلومات او اعطاء المعلومات.</w:t>
      </w:r>
    </w:p>
    <w:p w14:paraId="23DE523C" w14:textId="77777777" w:rsidR="00565DFF" w:rsidRDefault="00565DFF">
      <w:pPr>
        <w:bidi/>
      </w:pPr>
    </w:p>
    <w:p w14:paraId="78036D49" w14:textId="726AEEE2" w:rsidR="00565DFF" w:rsidRDefault="2AF30782">
      <w:pPr>
        <w:bidi/>
      </w:pPr>
      <w:r w:rsidRPr="2AF30782">
        <w:rPr>
          <w:rFonts w:ascii="Calibri" w:eastAsia="Calibri" w:hAnsi="Calibri" w:cs="Calibri"/>
          <w:sz w:val="24"/>
          <w:szCs w:val="24"/>
          <w:rtl/>
        </w:rPr>
        <w:t xml:space="preserve">ممكن ننتبه انه مثلاً في بعض المرضى ينكرون الشيء اللي هو لو قلنا مثلاً من الناحية النفسية أو قلنا مثلاً من الناحية الصحية أو من الالتزام في الأدوية. ممكن المريض ما يلتزم في الدواء والسبب أنه هو عنده أفكار أو معتقدات أو نقول اللي هي </w:t>
      </w:r>
      <w:del w:id="562" w:author="Dr. Diana Hassan" w:date="2026-03-10T23:51:00Z" w16du:dateUtc="2026-03-10T20:51:00Z">
        <w:r w:rsidRPr="2AF30782" w:rsidDel="0077588D">
          <w:rPr>
            <w:rFonts w:ascii="Calibri" w:eastAsia="Calibri" w:hAnsi="Calibri" w:cs="Calibri"/>
            <w:sz w:val="24"/>
            <w:szCs w:val="24"/>
            <w:rtl/>
          </w:rPr>
          <w:delText>الراشونال تينكين</w:delText>
        </w:r>
      </w:del>
      <w:ins w:id="563" w:author="Dr. Diana Hassan" w:date="2026-03-10T23:51:00Z" w16du:dateUtc="2026-03-10T20:51:00Z">
        <w:r w:rsidR="0077588D">
          <w:rPr>
            <w:rFonts w:ascii="Calibri" w:eastAsia="Calibri" w:hAnsi="Calibri" w:cs="Calibri"/>
            <w:sz w:val="24"/>
            <w:szCs w:val="24"/>
          </w:rPr>
          <w:t xml:space="preserve">irrational thinking </w:t>
        </w:r>
      </w:ins>
      <w:r w:rsidRPr="2AF30782">
        <w:rPr>
          <w:rFonts w:ascii="Calibri" w:eastAsia="Calibri" w:hAnsi="Calibri" w:cs="Calibri"/>
          <w:sz w:val="24"/>
          <w:szCs w:val="24"/>
          <w:rtl/>
        </w:rPr>
        <w:t xml:space="preserve"> تخليه في النهاية هو ما يمشي على... إحنا كصيادلة مش موجهين نفسيين ولكن قد أنتبه للمشكلة. المشكلة إيش؟ </w:t>
      </w:r>
      <w:del w:id="564" w:author="Dr. Diana Hassan" w:date="2026-03-10T23:51:00Z" w16du:dateUtc="2026-03-10T20:51:00Z">
        <w:r w:rsidRPr="2AF30782" w:rsidDel="0077588D">
          <w:rPr>
            <w:rFonts w:ascii="Calibri" w:eastAsia="Calibri" w:hAnsi="Calibri" w:cs="Calibri"/>
            <w:sz w:val="24"/>
            <w:szCs w:val="24"/>
            <w:rtl/>
          </w:rPr>
          <w:delText>مدكشنال أدهيرانس أو نون كومبليينس.</w:delText>
        </w:r>
      </w:del>
      <w:ins w:id="565" w:author="Dr. Diana Hassan" w:date="2026-03-10T23:51:00Z" w16du:dateUtc="2026-03-10T20:51:00Z">
        <w:r w:rsidR="0077588D">
          <w:rPr>
            <w:rFonts w:ascii="Calibri" w:eastAsia="Calibri" w:hAnsi="Calibri" w:cs="Calibri"/>
            <w:sz w:val="24"/>
            <w:szCs w:val="24"/>
          </w:rPr>
          <w:t>medication non-</w:t>
        </w:r>
        <w:r w:rsidR="00C968C3">
          <w:rPr>
            <w:rFonts w:ascii="Calibri" w:eastAsia="Calibri" w:hAnsi="Calibri" w:cs="Calibri"/>
            <w:sz w:val="24"/>
            <w:szCs w:val="24"/>
          </w:rPr>
          <w:t>adherence</w:t>
        </w:r>
        <w:r w:rsidR="0077588D">
          <w:rPr>
            <w:rFonts w:ascii="Calibri" w:eastAsia="Calibri" w:hAnsi="Calibri" w:cs="Calibri"/>
            <w:sz w:val="24"/>
            <w:szCs w:val="24"/>
          </w:rPr>
          <w:t xml:space="preserve"> or non-</w:t>
        </w:r>
        <w:r w:rsidR="00C968C3">
          <w:rPr>
            <w:rFonts w:ascii="Calibri" w:eastAsia="Calibri" w:hAnsi="Calibri" w:cs="Calibri"/>
            <w:sz w:val="24"/>
            <w:szCs w:val="24"/>
          </w:rPr>
          <w:t>compliance</w:t>
        </w:r>
        <w:r w:rsidR="0077588D">
          <w:rPr>
            <w:rFonts w:ascii="Calibri" w:eastAsia="Calibri" w:hAnsi="Calibri" w:cs="Calibri"/>
            <w:sz w:val="24"/>
            <w:szCs w:val="24"/>
          </w:rPr>
          <w:t xml:space="preserve"> </w:t>
        </w:r>
      </w:ins>
    </w:p>
    <w:p w14:paraId="52E56223" w14:textId="77777777" w:rsidR="00565DFF" w:rsidRDefault="00565DFF">
      <w:pPr>
        <w:bidi/>
      </w:pPr>
    </w:p>
    <w:p w14:paraId="56B6444D" w14:textId="6FEBCB95" w:rsidR="00565DFF" w:rsidRDefault="2AF30782">
      <w:pPr>
        <w:bidi/>
      </w:pPr>
      <w:r w:rsidRPr="2AF30782">
        <w:rPr>
          <w:rFonts w:ascii="Calibri" w:eastAsia="Calibri" w:hAnsi="Calibri" w:cs="Calibri"/>
          <w:sz w:val="24"/>
          <w:szCs w:val="24"/>
          <w:rtl/>
        </w:rPr>
        <w:t>فالمريض مش ماشي على الدواء وينكر هذا الشيء. فلما تدخل شوي معاه في حياته تلاقيه هو ينكر الدواء لأنه هو ما عنده ثق</w:t>
      </w:r>
      <w:ins w:id="566" w:author="Dr. Diana Hassan" w:date="2026-03-10T23:53:00Z" w16du:dateUtc="2026-03-10T20:53:00Z">
        <w:r w:rsidR="003C6362">
          <w:rPr>
            <w:rFonts w:ascii="Calibri" w:eastAsia="Calibri" w:hAnsi="Calibri" w:cs="Calibri" w:hint="cs"/>
            <w:sz w:val="24"/>
            <w:szCs w:val="24"/>
            <w:rtl/>
          </w:rPr>
          <w:t xml:space="preserve">ة </w:t>
        </w:r>
      </w:ins>
      <w:del w:id="567" w:author="Dr. Diana Hassan" w:date="2026-03-10T23:53:00Z" w16du:dateUtc="2026-03-10T20:53:00Z">
        <w:r w:rsidRPr="2AF30782" w:rsidDel="003C6362">
          <w:rPr>
            <w:rFonts w:ascii="Calibri" w:eastAsia="Calibri" w:hAnsi="Calibri" w:cs="Calibri"/>
            <w:sz w:val="24"/>
            <w:szCs w:val="24"/>
            <w:rtl/>
          </w:rPr>
          <w:delText>الة</w:delText>
        </w:r>
      </w:del>
      <w:r w:rsidRPr="2AF30782">
        <w:rPr>
          <w:rFonts w:ascii="Calibri" w:eastAsia="Calibri" w:hAnsi="Calibri" w:cs="Calibri"/>
          <w:sz w:val="24"/>
          <w:szCs w:val="24"/>
          <w:rtl/>
        </w:rPr>
        <w:t>، لأنه عنده مشكلة نفسية. وبعدين مع الكلام تكتشف أنه عنده مشكلات نفسية.</w:t>
      </w:r>
    </w:p>
    <w:p w14:paraId="07547A01" w14:textId="77777777" w:rsidR="00565DFF" w:rsidRDefault="00565DFF">
      <w:pPr>
        <w:bidi/>
      </w:pPr>
    </w:p>
    <w:p w14:paraId="53E72B16" w14:textId="77777777" w:rsidR="009B1069" w:rsidRDefault="2AF30782" w:rsidP="2AF30782">
      <w:pPr>
        <w:bidi/>
        <w:rPr>
          <w:ins w:id="568" w:author="Dr. Diana Hassan" w:date="2026-03-11T00:03:00Z" w16du:dateUtc="2026-03-10T21:03:00Z"/>
          <w:rFonts w:ascii="Calibri" w:eastAsia="Calibri" w:hAnsi="Calibri" w:cs="Calibri"/>
          <w:sz w:val="24"/>
          <w:szCs w:val="24"/>
          <w:rtl/>
        </w:rPr>
      </w:pPr>
      <w:r w:rsidRPr="2AF30782">
        <w:rPr>
          <w:rFonts w:ascii="Calibri" w:eastAsia="Calibri" w:hAnsi="Calibri" w:cs="Calibri"/>
          <w:sz w:val="24"/>
          <w:szCs w:val="24"/>
          <w:rtl/>
        </w:rPr>
        <w:t xml:space="preserve">هو ينكر لأنه هو لا يتقبل أنه يكون مقصر، أنه هو في نفسه. فيطلب فياخد أدوية أعلى في الأدوية السكر. يطلع من التابلت يدخل في الإنسولين يدخل من الإنسولين يطلع في جرعات أكبر وهو في الحقيقة هو ما </w:t>
      </w:r>
      <w:del w:id="569" w:author="Dr. Diana Hassan" w:date="2026-03-11T00:01:00Z" w16du:dateUtc="2026-03-10T21:01:00Z">
        <w:r w:rsidRPr="2AF30782" w:rsidDel="007B2EB7">
          <w:rPr>
            <w:rFonts w:ascii="Calibri" w:eastAsia="Calibri" w:hAnsi="Calibri" w:cs="Calibri"/>
            <w:sz w:val="24"/>
            <w:szCs w:val="24"/>
            <w:rtl/>
          </w:rPr>
          <w:delText>ياخذ</w:delText>
        </w:r>
      </w:del>
      <w:ins w:id="570" w:author="Dr. Diana Hassan" w:date="2026-03-11T00:01:00Z" w16du:dateUtc="2026-03-10T21:01:00Z">
        <w:r w:rsidR="007B2EB7">
          <w:rPr>
            <w:rFonts w:ascii="Calibri" w:eastAsia="Calibri" w:hAnsi="Calibri" w:cs="Calibri" w:hint="cs"/>
            <w:sz w:val="24"/>
            <w:szCs w:val="24"/>
            <w:rtl/>
          </w:rPr>
          <w:t>يأخذ.</w:t>
        </w:r>
      </w:ins>
      <w:r w:rsidRPr="2AF30782">
        <w:rPr>
          <w:rFonts w:ascii="Calibri" w:eastAsia="Calibri" w:hAnsi="Calibri" w:cs="Calibri"/>
          <w:sz w:val="24"/>
          <w:szCs w:val="24"/>
          <w:rtl/>
        </w:rPr>
        <w:t xml:space="preserve"> فننتبه هنا كصياد</w:t>
      </w:r>
      <w:ins w:id="571" w:author="Dr. Diana Hassan" w:date="2026-03-11T00:01:00Z" w16du:dateUtc="2026-03-10T21:01:00Z">
        <w:r w:rsidR="00621FCC">
          <w:rPr>
            <w:rFonts w:ascii="Calibri" w:eastAsia="Calibri" w:hAnsi="Calibri" w:cs="Calibri" w:hint="cs"/>
            <w:sz w:val="24"/>
            <w:szCs w:val="24"/>
            <w:rtl/>
          </w:rPr>
          <w:t>ل</w:t>
        </w:r>
      </w:ins>
      <w:r w:rsidRPr="2AF30782">
        <w:rPr>
          <w:rFonts w:ascii="Calibri" w:eastAsia="Calibri" w:hAnsi="Calibri" w:cs="Calibri"/>
          <w:sz w:val="24"/>
          <w:szCs w:val="24"/>
          <w:rtl/>
        </w:rPr>
        <w:t>ة</w:t>
      </w:r>
      <w:ins w:id="572" w:author="Dr. Diana Hassan" w:date="2026-03-11T00:01:00Z" w16du:dateUtc="2026-03-10T21:01:00Z">
        <w:r w:rsidR="00621FCC">
          <w:rPr>
            <w:rFonts w:ascii="Calibri" w:eastAsia="Calibri" w:hAnsi="Calibri" w:cs="Calibri" w:hint="cs"/>
            <w:sz w:val="24"/>
            <w:szCs w:val="24"/>
            <w:rtl/>
          </w:rPr>
          <w:t>.</w:t>
        </w:r>
      </w:ins>
      <w:r w:rsidRPr="2AF30782">
        <w:rPr>
          <w:rFonts w:ascii="Calibri" w:eastAsia="Calibri" w:hAnsi="Calibri" w:cs="Calibri"/>
          <w:sz w:val="24"/>
          <w:szCs w:val="24"/>
          <w:rtl/>
        </w:rPr>
        <w:t xml:space="preserve"> ننتبه على الناحية العاطفية أو النفسية للمريض نفسه </w:t>
      </w:r>
      <w:ins w:id="573" w:author="Dr. Diana Hassan" w:date="2026-03-10T23:55:00Z" w16du:dateUtc="2026-03-10T20:55:00Z">
        <w:r w:rsidR="00B36180">
          <w:rPr>
            <w:rFonts w:ascii="Calibri" w:eastAsia="Calibri" w:hAnsi="Calibri" w:cs="Calibri" w:hint="cs"/>
            <w:sz w:val="24"/>
            <w:szCs w:val="24"/>
            <w:rtl/>
          </w:rPr>
          <w:t>.</w:t>
        </w:r>
      </w:ins>
      <w:r w:rsidRPr="2AF30782">
        <w:rPr>
          <w:rFonts w:ascii="Calibri" w:eastAsia="Calibri" w:hAnsi="Calibri" w:cs="Calibri"/>
          <w:sz w:val="24"/>
          <w:szCs w:val="24"/>
          <w:rtl/>
        </w:rPr>
        <w:t xml:space="preserve">ممكن المريض نفسه ينكرها وما تقدر أن تمسكها أو تكتشفها </w:t>
      </w:r>
      <w:del w:id="574" w:author="Dr. Diana Hassan" w:date="2026-03-10T23:55:00Z" w16du:dateUtc="2026-03-10T20:55:00Z">
        <w:r w:rsidRPr="2AF30782" w:rsidDel="00B36180">
          <w:rPr>
            <w:rFonts w:ascii="Calibri" w:eastAsia="Calibri" w:hAnsi="Calibri" w:cs="Calibri"/>
            <w:sz w:val="24"/>
            <w:szCs w:val="24"/>
            <w:rtl/>
          </w:rPr>
          <w:delText xml:space="preserve">فهمي </w:delText>
        </w:r>
      </w:del>
      <w:ins w:id="575" w:author="Dr. Diana Hassan" w:date="2026-03-10T23:55:00Z" w16du:dateUtc="2026-03-10T20:55:00Z">
        <w:r w:rsidR="00B36180" w:rsidRPr="2AF30782">
          <w:rPr>
            <w:rFonts w:ascii="Calibri" w:eastAsia="Calibri" w:hAnsi="Calibri" w:cs="Calibri"/>
            <w:sz w:val="24"/>
            <w:szCs w:val="24"/>
            <w:rtl/>
          </w:rPr>
          <w:t>فه</w:t>
        </w:r>
        <w:r w:rsidR="00B36180">
          <w:rPr>
            <w:rFonts w:ascii="Calibri" w:eastAsia="Calibri" w:hAnsi="Calibri" w:cs="Calibri" w:hint="cs"/>
            <w:sz w:val="24"/>
            <w:szCs w:val="24"/>
            <w:rtl/>
          </w:rPr>
          <w:t>ن</w:t>
        </w:r>
        <w:r w:rsidR="00B36180" w:rsidRPr="2AF30782">
          <w:rPr>
            <w:rFonts w:ascii="Calibri" w:eastAsia="Calibri" w:hAnsi="Calibri" w:cs="Calibri"/>
            <w:sz w:val="24"/>
            <w:szCs w:val="24"/>
            <w:rtl/>
          </w:rPr>
          <w:t xml:space="preserve">ي </w:t>
        </w:r>
      </w:ins>
      <w:r w:rsidRPr="2AF30782">
        <w:rPr>
          <w:rFonts w:ascii="Calibri" w:eastAsia="Calibri" w:hAnsi="Calibri" w:cs="Calibri"/>
          <w:sz w:val="24"/>
          <w:szCs w:val="24"/>
          <w:rtl/>
        </w:rPr>
        <w:t>كل واحد على ثقر من ثقور أنت موجود في هذا المكان ما دورك؟ ما الأشياء الممكن؟ ستكتشف أشياء معينة تحتاج لمجتمع لها توعية</w:t>
      </w:r>
      <w:ins w:id="576" w:author="Dr. Diana Hassan" w:date="2026-03-10T23:55:00Z" w16du:dateUtc="2026-03-10T20:55:00Z">
        <w:r w:rsidR="00B36180">
          <w:rPr>
            <w:rFonts w:ascii="Calibri" w:eastAsia="Calibri" w:hAnsi="Calibri" w:cs="Calibri" w:hint="cs"/>
            <w:sz w:val="24"/>
            <w:szCs w:val="24"/>
            <w:rtl/>
          </w:rPr>
          <w:t>.</w:t>
        </w:r>
      </w:ins>
      <w:r w:rsidRPr="2AF30782">
        <w:rPr>
          <w:rFonts w:ascii="Calibri" w:eastAsia="Calibri" w:hAnsi="Calibri" w:cs="Calibri"/>
          <w:sz w:val="24"/>
          <w:szCs w:val="24"/>
          <w:rtl/>
        </w:rPr>
        <w:t xml:space="preserve"> لن تكتشفها فقط عندما تجلس في المكتب</w:t>
      </w:r>
      <w:ins w:id="577" w:author="Dr. Diana Hassan" w:date="2026-03-10T23:55:00Z" w16du:dateUtc="2026-03-10T20:55:00Z">
        <w:r w:rsidR="00B36180">
          <w:rPr>
            <w:rFonts w:ascii="Calibri" w:eastAsia="Calibri" w:hAnsi="Calibri" w:cs="Calibri" w:hint="cs"/>
            <w:sz w:val="24"/>
            <w:szCs w:val="24"/>
            <w:rtl/>
          </w:rPr>
          <w:t>.</w:t>
        </w:r>
      </w:ins>
      <w:r w:rsidRPr="2AF30782">
        <w:rPr>
          <w:rFonts w:ascii="Calibri" w:eastAsia="Calibri" w:hAnsi="Calibri" w:cs="Calibri"/>
          <w:sz w:val="24"/>
          <w:szCs w:val="24"/>
          <w:rtl/>
        </w:rPr>
        <w:t xml:space="preserve"> أنت تعرف أن المريض ما المشاكل التي لديه ممكن تجد المريض لديه مشكلة نفسية مع أطفاله كبر في العمر وزعلان أن أطفاله لا يحترمونه أو لا يسمعونه أو تجده مكتئب نفسيا </w:t>
      </w:r>
      <w:del w:id="578" w:author="Dr. Diana Hassan" w:date="2026-03-10T23:56:00Z" w16du:dateUtc="2026-03-10T20:56:00Z">
        <w:r w:rsidRPr="2AF30782" w:rsidDel="008B52B4">
          <w:rPr>
            <w:rFonts w:ascii="Calibri" w:eastAsia="Calibri" w:hAnsi="Calibri" w:cs="Calibri"/>
            <w:sz w:val="24"/>
            <w:szCs w:val="24"/>
            <w:rtl/>
          </w:rPr>
          <w:delText xml:space="preserve">كرتزر </w:delText>
        </w:r>
      </w:del>
      <w:ins w:id="579" w:author="Dr. Diana Hassan" w:date="2026-03-10T23:56:00Z" w16du:dateUtc="2026-03-10T20:56:00Z">
        <w:r w:rsidR="008B52B4" w:rsidRPr="2AF30782">
          <w:rPr>
            <w:rFonts w:ascii="Calibri" w:eastAsia="Calibri" w:hAnsi="Calibri" w:cs="Calibri"/>
            <w:sz w:val="24"/>
            <w:szCs w:val="24"/>
            <w:rtl/>
          </w:rPr>
          <w:t>ك</w:t>
        </w:r>
        <w:r w:rsidR="008B52B4">
          <w:rPr>
            <w:rFonts w:ascii="Calibri" w:eastAsia="Calibri" w:hAnsi="Calibri" w:cs="Calibri" w:hint="cs"/>
            <w:sz w:val="24"/>
            <w:szCs w:val="24"/>
            <w:rtl/>
          </w:rPr>
          <w:t>ورتيزون</w:t>
        </w:r>
        <w:r w:rsidR="008B52B4" w:rsidRPr="2AF30782">
          <w:rPr>
            <w:rFonts w:ascii="Calibri" w:eastAsia="Calibri" w:hAnsi="Calibri" w:cs="Calibri"/>
            <w:sz w:val="24"/>
            <w:szCs w:val="24"/>
            <w:rtl/>
          </w:rPr>
          <w:t xml:space="preserve"> </w:t>
        </w:r>
      </w:ins>
      <w:r w:rsidRPr="2AF30782">
        <w:rPr>
          <w:rFonts w:ascii="Calibri" w:eastAsia="Calibri" w:hAnsi="Calibri" w:cs="Calibri"/>
          <w:sz w:val="24"/>
          <w:szCs w:val="24"/>
          <w:rtl/>
        </w:rPr>
        <w:t>مرتفع</w:t>
      </w:r>
      <w:ins w:id="580" w:author="Dr. Diana Hassan" w:date="2026-03-10T23:56:00Z" w16du:dateUtc="2026-03-10T20:56:00Z">
        <w:r w:rsidR="008B52B4">
          <w:rPr>
            <w:rFonts w:ascii="Calibri" w:eastAsia="Calibri" w:hAnsi="Calibri" w:cs="Calibri" w:hint="cs"/>
            <w:sz w:val="24"/>
            <w:szCs w:val="24"/>
            <w:rtl/>
          </w:rPr>
          <w:t>,</w:t>
        </w:r>
      </w:ins>
      <w:r w:rsidRPr="2AF30782">
        <w:rPr>
          <w:rFonts w:ascii="Calibri" w:eastAsia="Calibri" w:hAnsi="Calibri" w:cs="Calibri"/>
          <w:sz w:val="24"/>
          <w:szCs w:val="24"/>
          <w:rtl/>
        </w:rPr>
        <w:t xml:space="preserve"> </w:t>
      </w:r>
      <w:del w:id="581" w:author="Dr. Diana Hassan" w:date="2026-03-10T23:56:00Z" w16du:dateUtc="2026-03-10T20:56:00Z">
        <w:r w:rsidRPr="2AF30782" w:rsidDel="008B52B4">
          <w:rPr>
            <w:rFonts w:ascii="Calibri" w:eastAsia="Calibri" w:hAnsi="Calibri" w:cs="Calibri"/>
            <w:sz w:val="24"/>
            <w:szCs w:val="24"/>
            <w:rtl/>
          </w:rPr>
          <w:delText xml:space="preserve">ضقة </w:delText>
        </w:r>
      </w:del>
      <w:ins w:id="582" w:author="Dr. Diana Hassan" w:date="2026-03-10T23:56:00Z" w16du:dateUtc="2026-03-10T20:56:00Z">
        <w:r w:rsidR="008B52B4" w:rsidRPr="2AF30782">
          <w:rPr>
            <w:rFonts w:ascii="Calibri" w:eastAsia="Calibri" w:hAnsi="Calibri" w:cs="Calibri"/>
            <w:sz w:val="24"/>
            <w:szCs w:val="24"/>
            <w:rtl/>
          </w:rPr>
          <w:t>ض</w:t>
        </w:r>
        <w:r w:rsidR="008B52B4">
          <w:rPr>
            <w:rFonts w:ascii="Calibri" w:eastAsia="Calibri" w:hAnsi="Calibri" w:cs="Calibri" w:hint="cs"/>
            <w:sz w:val="24"/>
            <w:szCs w:val="24"/>
            <w:rtl/>
          </w:rPr>
          <w:t>غط</w:t>
        </w:r>
        <w:r w:rsidR="00250CD8">
          <w:rPr>
            <w:rFonts w:ascii="Calibri" w:eastAsia="Calibri" w:hAnsi="Calibri" w:cs="Calibri" w:hint="cs"/>
            <w:sz w:val="24"/>
            <w:szCs w:val="24"/>
            <w:rtl/>
          </w:rPr>
          <w:t xml:space="preserve">ه </w:t>
        </w:r>
      </w:ins>
      <w:r w:rsidRPr="2AF30782">
        <w:rPr>
          <w:rFonts w:ascii="Calibri" w:eastAsia="Calibri" w:hAnsi="Calibri" w:cs="Calibri"/>
          <w:sz w:val="24"/>
          <w:szCs w:val="24"/>
          <w:rtl/>
        </w:rPr>
        <w:t>مرتفع</w:t>
      </w:r>
      <w:ins w:id="583" w:author="Dr. Diana Hassan" w:date="2026-03-10T23:56:00Z" w16du:dateUtc="2026-03-10T20:56:00Z">
        <w:r w:rsidR="00250CD8">
          <w:rPr>
            <w:rFonts w:ascii="Calibri" w:eastAsia="Calibri" w:hAnsi="Calibri" w:cs="Calibri" w:hint="cs"/>
            <w:sz w:val="24"/>
            <w:szCs w:val="24"/>
            <w:rtl/>
          </w:rPr>
          <w:t xml:space="preserve"> </w:t>
        </w:r>
      </w:ins>
      <w:del w:id="584" w:author="Dr. Diana Hassan" w:date="2026-03-10T23:56:00Z" w16du:dateUtc="2026-03-10T20:56:00Z">
        <w:r w:rsidRPr="2AF30782" w:rsidDel="00250CD8">
          <w:rPr>
            <w:rFonts w:ascii="Calibri" w:eastAsia="Calibri" w:hAnsi="Calibri" w:cs="Calibri"/>
            <w:sz w:val="24"/>
            <w:szCs w:val="24"/>
            <w:rtl/>
          </w:rPr>
          <w:delText xml:space="preserve">ة </w:delText>
        </w:r>
      </w:del>
      <w:r w:rsidRPr="2AF30782">
        <w:rPr>
          <w:rFonts w:ascii="Calibri" w:eastAsia="Calibri" w:hAnsi="Calibri" w:cs="Calibri"/>
          <w:sz w:val="24"/>
          <w:szCs w:val="24"/>
          <w:rtl/>
        </w:rPr>
        <w:t xml:space="preserve">لأنهم أعطوا أدوية ليس قصة أن أعطوا أدوية أعطوا أدوية قصة لماذا هو </w:t>
      </w:r>
      <w:del w:id="585" w:author="Dr. Diana Hassan" w:date="2026-03-10T23:57:00Z" w16du:dateUtc="2026-03-10T20:57:00Z">
        <w:r w:rsidRPr="2AF30782" w:rsidDel="00250CD8">
          <w:rPr>
            <w:rFonts w:ascii="Calibri" w:eastAsia="Calibri" w:hAnsi="Calibri" w:cs="Calibri"/>
            <w:sz w:val="24"/>
            <w:szCs w:val="24"/>
            <w:rtl/>
          </w:rPr>
          <w:delText xml:space="preserve">ضقة </w:delText>
        </w:r>
      </w:del>
      <w:ins w:id="586" w:author="Dr. Diana Hassan" w:date="2026-03-10T23:57:00Z" w16du:dateUtc="2026-03-10T20:57:00Z">
        <w:r w:rsidR="00250CD8" w:rsidRPr="2AF30782">
          <w:rPr>
            <w:rFonts w:ascii="Calibri" w:eastAsia="Calibri" w:hAnsi="Calibri" w:cs="Calibri"/>
            <w:sz w:val="24"/>
            <w:szCs w:val="24"/>
            <w:rtl/>
          </w:rPr>
          <w:t>ض</w:t>
        </w:r>
        <w:r w:rsidR="00250CD8">
          <w:rPr>
            <w:rFonts w:ascii="Calibri" w:eastAsia="Calibri" w:hAnsi="Calibri" w:cs="Calibri" w:hint="cs"/>
            <w:sz w:val="24"/>
            <w:szCs w:val="24"/>
            <w:rtl/>
          </w:rPr>
          <w:t>غط</w:t>
        </w:r>
        <w:r w:rsidR="00425235">
          <w:rPr>
            <w:rFonts w:ascii="Calibri" w:eastAsia="Calibri" w:hAnsi="Calibri" w:cs="Calibri" w:hint="cs"/>
            <w:sz w:val="24"/>
            <w:szCs w:val="24"/>
            <w:rtl/>
          </w:rPr>
          <w:t xml:space="preserve">ه </w:t>
        </w:r>
      </w:ins>
      <w:r w:rsidRPr="2AF30782">
        <w:rPr>
          <w:rFonts w:ascii="Calibri" w:eastAsia="Calibri" w:hAnsi="Calibri" w:cs="Calibri"/>
          <w:sz w:val="24"/>
          <w:szCs w:val="24"/>
          <w:rtl/>
        </w:rPr>
        <w:t>مرتفع</w:t>
      </w:r>
      <w:ins w:id="587" w:author="Dr. Diana Hassan" w:date="2026-03-10T23:57:00Z" w16du:dateUtc="2026-03-10T20:57:00Z">
        <w:r w:rsidR="00425235">
          <w:rPr>
            <w:rFonts w:ascii="Calibri" w:eastAsia="Calibri" w:hAnsi="Calibri" w:cs="Calibri" w:hint="cs"/>
            <w:sz w:val="24"/>
            <w:szCs w:val="24"/>
            <w:rtl/>
          </w:rPr>
          <w:t xml:space="preserve"> </w:t>
        </w:r>
      </w:ins>
      <w:del w:id="588" w:author="Dr. Diana Hassan" w:date="2026-03-10T23:57:00Z" w16du:dateUtc="2026-03-10T20:57:00Z">
        <w:r w:rsidRPr="2AF30782" w:rsidDel="00425235">
          <w:rPr>
            <w:rFonts w:ascii="Calibri" w:eastAsia="Calibri" w:hAnsi="Calibri" w:cs="Calibri"/>
            <w:sz w:val="24"/>
            <w:szCs w:val="24"/>
            <w:rtl/>
          </w:rPr>
          <w:delText xml:space="preserve">ة </w:delText>
        </w:r>
      </w:del>
      <w:r w:rsidRPr="2AF30782">
        <w:rPr>
          <w:rFonts w:ascii="Calibri" w:eastAsia="Calibri" w:hAnsi="Calibri" w:cs="Calibri"/>
          <w:sz w:val="24"/>
          <w:szCs w:val="24"/>
          <w:rtl/>
        </w:rPr>
        <w:t xml:space="preserve">لأنه </w:t>
      </w:r>
      <w:del w:id="589" w:author="Dr. Diana Hassan" w:date="2026-03-10T23:57:00Z" w16du:dateUtc="2026-03-10T20:57:00Z">
        <w:r w:rsidRPr="2AF30782" w:rsidDel="00425235">
          <w:rPr>
            <w:rFonts w:ascii="Calibri" w:eastAsia="Calibri" w:hAnsi="Calibri" w:cs="Calibri"/>
            <w:sz w:val="24"/>
            <w:szCs w:val="24"/>
            <w:rtl/>
          </w:rPr>
          <w:delText xml:space="preserve">يتضايق </w:delText>
        </w:r>
      </w:del>
      <w:ins w:id="590" w:author="Dr. Diana Hassan" w:date="2026-03-10T23:57:00Z" w16du:dateUtc="2026-03-10T20:57:00Z">
        <w:r w:rsidR="00425235">
          <w:rPr>
            <w:rFonts w:ascii="Calibri" w:eastAsia="Calibri" w:hAnsi="Calibri" w:cs="Calibri" w:hint="cs"/>
            <w:sz w:val="24"/>
            <w:szCs w:val="24"/>
            <w:rtl/>
          </w:rPr>
          <w:t>م</w:t>
        </w:r>
        <w:r w:rsidR="00425235" w:rsidRPr="2AF30782">
          <w:rPr>
            <w:rFonts w:ascii="Calibri" w:eastAsia="Calibri" w:hAnsi="Calibri" w:cs="Calibri"/>
            <w:sz w:val="24"/>
            <w:szCs w:val="24"/>
            <w:rtl/>
          </w:rPr>
          <w:t xml:space="preserve">تضايق </w:t>
        </w:r>
      </w:ins>
      <w:r w:rsidRPr="2AF30782">
        <w:rPr>
          <w:rFonts w:ascii="Calibri" w:eastAsia="Calibri" w:hAnsi="Calibri" w:cs="Calibri"/>
          <w:sz w:val="24"/>
          <w:szCs w:val="24"/>
          <w:rtl/>
        </w:rPr>
        <w:t xml:space="preserve">لماذا </w:t>
      </w:r>
      <w:del w:id="591" w:author="Dr. Diana Hassan" w:date="2026-03-10T23:57:00Z" w16du:dateUtc="2026-03-10T20:57:00Z">
        <w:r w:rsidRPr="2AF30782" w:rsidDel="00425235">
          <w:rPr>
            <w:rFonts w:ascii="Calibri" w:eastAsia="Calibri" w:hAnsi="Calibri" w:cs="Calibri"/>
            <w:sz w:val="24"/>
            <w:szCs w:val="24"/>
            <w:rtl/>
          </w:rPr>
          <w:delText>يتضايق</w:delText>
        </w:r>
      </w:del>
      <w:ins w:id="592" w:author="Dr. Diana Hassan" w:date="2026-03-10T23:57:00Z" w16du:dateUtc="2026-03-10T20:57:00Z">
        <w:r w:rsidR="00425235">
          <w:rPr>
            <w:rFonts w:ascii="Calibri" w:eastAsia="Calibri" w:hAnsi="Calibri" w:cs="Calibri" w:hint="cs"/>
            <w:sz w:val="24"/>
            <w:szCs w:val="24"/>
            <w:rtl/>
          </w:rPr>
          <w:t>م</w:t>
        </w:r>
        <w:r w:rsidR="00425235" w:rsidRPr="2AF30782">
          <w:rPr>
            <w:rFonts w:ascii="Calibri" w:eastAsia="Calibri" w:hAnsi="Calibri" w:cs="Calibri"/>
            <w:sz w:val="24"/>
            <w:szCs w:val="24"/>
            <w:rtl/>
          </w:rPr>
          <w:t>تضايق</w:t>
        </w:r>
      </w:ins>
      <w:r w:rsidRPr="2AF30782">
        <w:rPr>
          <w:rFonts w:ascii="Calibri" w:eastAsia="Calibri" w:hAnsi="Calibri" w:cs="Calibri"/>
          <w:sz w:val="24"/>
          <w:szCs w:val="24"/>
          <w:rtl/>
        </w:rPr>
        <w:t>؟ ممكن يكون مشكلة هو نفسه مشكلة وهو متوقع من حوله شيء معين ويطلب من حوله أن يتعاملوا معه بطريقة معينة وليس يعجبه من حوله</w:t>
      </w:r>
      <w:ins w:id="593" w:author="Dr. Diana Hassan" w:date="2026-03-11T00:01:00Z" w16du:dateUtc="2026-03-10T21:01:00Z">
        <w:r w:rsidR="00621FCC">
          <w:rPr>
            <w:rFonts w:ascii="Calibri" w:eastAsia="Calibri" w:hAnsi="Calibri" w:cs="Calibri" w:hint="cs"/>
            <w:sz w:val="24"/>
            <w:szCs w:val="24"/>
            <w:rtl/>
          </w:rPr>
          <w:t xml:space="preserve">. </w:t>
        </w:r>
      </w:ins>
      <w:r w:rsidRPr="2AF30782">
        <w:rPr>
          <w:rFonts w:ascii="Calibri" w:eastAsia="Calibri" w:hAnsi="Calibri" w:cs="Calibri"/>
          <w:sz w:val="24"/>
          <w:szCs w:val="24"/>
          <w:rtl/>
        </w:rPr>
        <w:t xml:space="preserve"> ولكن هو مشكلته نفسه</w:t>
      </w:r>
      <w:ins w:id="594" w:author="Dr. Diana Hassan" w:date="2026-03-11T00:01:00Z" w16du:dateUtc="2026-03-10T21:01:00Z">
        <w:r w:rsidR="007E5BAB">
          <w:rPr>
            <w:rFonts w:ascii="Calibri" w:eastAsia="Calibri" w:hAnsi="Calibri" w:cs="Calibri" w:hint="cs"/>
            <w:sz w:val="24"/>
            <w:szCs w:val="24"/>
            <w:rtl/>
          </w:rPr>
          <w:t>,</w:t>
        </w:r>
      </w:ins>
      <w:r w:rsidRPr="2AF30782">
        <w:rPr>
          <w:rFonts w:ascii="Calibri" w:eastAsia="Calibri" w:hAnsi="Calibri" w:cs="Calibri"/>
          <w:sz w:val="24"/>
          <w:szCs w:val="24"/>
          <w:rtl/>
        </w:rPr>
        <w:t xml:space="preserve"> وهو خطر على نفسه من نفسه</w:t>
      </w:r>
      <w:ins w:id="595" w:author="Dr. Diana Hassan" w:date="2026-03-10T23:58:00Z" w16du:dateUtc="2026-03-10T20:58:00Z">
        <w:r w:rsidR="00AC57E3">
          <w:rPr>
            <w:rFonts w:ascii="Calibri" w:eastAsia="Calibri" w:hAnsi="Calibri" w:cs="Calibri" w:hint="cs"/>
            <w:sz w:val="24"/>
            <w:szCs w:val="24"/>
            <w:rtl/>
          </w:rPr>
          <w:t>.</w:t>
        </w:r>
      </w:ins>
      <w:r w:rsidRPr="2AF30782">
        <w:rPr>
          <w:rFonts w:ascii="Calibri" w:eastAsia="Calibri" w:hAnsi="Calibri" w:cs="Calibri"/>
          <w:sz w:val="24"/>
          <w:szCs w:val="24"/>
          <w:rtl/>
        </w:rPr>
        <w:t xml:space="preserve"> طبعا أرجع أقول الصيدلاني لا يقدر يتكلم ويعطيه جلسات نفسية ولكن يقدر يحاوله على جهة أخرى</w:t>
      </w:r>
      <w:ins w:id="596" w:author="Dr. Diana Hassan" w:date="2026-03-10T23:58:00Z" w16du:dateUtc="2026-03-10T20:58:00Z">
        <w:r w:rsidR="00AC57E3">
          <w:rPr>
            <w:rFonts w:ascii="Calibri" w:eastAsia="Calibri" w:hAnsi="Calibri" w:cs="Calibri" w:hint="cs"/>
            <w:sz w:val="24"/>
            <w:szCs w:val="24"/>
            <w:rtl/>
          </w:rPr>
          <w:t>.</w:t>
        </w:r>
      </w:ins>
      <w:r w:rsidRPr="2AF30782">
        <w:rPr>
          <w:rFonts w:ascii="Calibri" w:eastAsia="Calibri" w:hAnsi="Calibri" w:cs="Calibri"/>
          <w:sz w:val="24"/>
          <w:szCs w:val="24"/>
          <w:rtl/>
        </w:rPr>
        <w:t xml:space="preserve"> لو حاوله عن نفسية يقول لك أنا مينون</w:t>
      </w:r>
      <w:del w:id="597" w:author="Dr. Diana Hassan" w:date="2026-03-10T23:58:00Z" w16du:dateUtc="2026-03-10T20:58:00Z">
        <w:r w:rsidRPr="2AF30782" w:rsidDel="00AC57E3">
          <w:rPr>
            <w:rFonts w:ascii="Calibri" w:eastAsia="Calibri" w:hAnsi="Calibri" w:cs="Calibri"/>
            <w:sz w:val="24"/>
            <w:szCs w:val="24"/>
            <w:rtl/>
          </w:rPr>
          <w:delText>ة</w:delText>
        </w:r>
      </w:del>
      <w:r w:rsidRPr="2AF30782">
        <w:rPr>
          <w:rFonts w:ascii="Calibri" w:eastAsia="Calibri" w:hAnsi="Calibri" w:cs="Calibri"/>
          <w:sz w:val="24"/>
          <w:szCs w:val="24"/>
          <w:rtl/>
        </w:rPr>
        <w:t xml:space="preserve"> تحاولوني عن نفسية لا لا أو مثلا لو كانت المشكلة أنه هو لا يريد أن يأخذ الأدوية المشكلة صارت فهني ممكن ساعات تكون المشكلة إجتماعية لا يوجد أحد يجيبني طيب لا يوجد أحد يجيبك لم تأخذ أدويتك طيب هذه </w:t>
      </w:r>
      <w:del w:id="598" w:author="Dr. Diana Hassan" w:date="2026-03-10T23:58:00Z" w16du:dateUtc="2026-03-10T20:58:00Z">
        <w:r w:rsidRPr="2AF30782" w:rsidDel="00897F94">
          <w:rPr>
            <w:rFonts w:ascii="Calibri" w:eastAsia="Calibri" w:hAnsi="Calibri" w:cs="Calibri"/>
            <w:sz w:val="24"/>
            <w:szCs w:val="24"/>
            <w:rtl/>
          </w:rPr>
          <w:delText xml:space="preserve">البضعية </w:delText>
        </w:r>
      </w:del>
      <w:ins w:id="599" w:author="Dr. Diana Hassan" w:date="2026-03-10T23:58:00Z" w16du:dateUtc="2026-03-10T20:58:00Z">
        <w:r w:rsidR="00897F94" w:rsidRPr="2AF30782">
          <w:rPr>
            <w:rFonts w:ascii="Calibri" w:eastAsia="Calibri" w:hAnsi="Calibri" w:cs="Calibri"/>
            <w:sz w:val="24"/>
            <w:szCs w:val="24"/>
            <w:rtl/>
          </w:rPr>
          <w:t>ال</w:t>
        </w:r>
        <w:r w:rsidR="00897F94">
          <w:rPr>
            <w:rFonts w:ascii="Calibri" w:eastAsia="Calibri" w:hAnsi="Calibri" w:cs="Calibri" w:hint="cs"/>
            <w:sz w:val="24"/>
            <w:szCs w:val="24"/>
            <w:rtl/>
          </w:rPr>
          <w:t>و</w:t>
        </w:r>
        <w:r w:rsidR="00897F94" w:rsidRPr="2AF30782">
          <w:rPr>
            <w:rFonts w:ascii="Calibri" w:eastAsia="Calibri" w:hAnsi="Calibri" w:cs="Calibri"/>
            <w:sz w:val="24"/>
            <w:szCs w:val="24"/>
            <w:rtl/>
          </w:rPr>
          <w:t xml:space="preserve">ضعية </w:t>
        </w:r>
      </w:ins>
      <w:r w:rsidRPr="2AF30782">
        <w:rPr>
          <w:rFonts w:ascii="Calibri" w:eastAsia="Calibri" w:hAnsi="Calibri" w:cs="Calibri"/>
          <w:sz w:val="24"/>
          <w:szCs w:val="24"/>
          <w:rtl/>
        </w:rPr>
        <w:t>كصيدلاني مثلا هذا مش دورك لكن لك دور في المجتمع أنت تدور له وتحوله على الأخصائي ال</w:t>
      </w:r>
      <w:ins w:id="600" w:author="Dr. Diana Hassan" w:date="2026-03-10T23:59:00Z" w16du:dateUtc="2026-03-10T20:59:00Z">
        <w:r w:rsidR="00897F94">
          <w:rPr>
            <w:rFonts w:ascii="Calibri" w:eastAsia="Calibri" w:hAnsi="Calibri" w:cs="Calibri" w:hint="cs"/>
            <w:sz w:val="24"/>
            <w:szCs w:val="24"/>
            <w:rtl/>
          </w:rPr>
          <w:t>ا</w:t>
        </w:r>
      </w:ins>
      <w:r w:rsidRPr="2AF30782">
        <w:rPr>
          <w:rFonts w:ascii="Calibri" w:eastAsia="Calibri" w:hAnsi="Calibri" w:cs="Calibri"/>
          <w:sz w:val="24"/>
          <w:szCs w:val="24"/>
          <w:rtl/>
        </w:rPr>
        <w:t>ج</w:t>
      </w:r>
      <w:ins w:id="601" w:author="Dr. Diana Hassan" w:date="2026-03-10T23:59:00Z" w16du:dateUtc="2026-03-10T20:59:00Z">
        <w:r w:rsidR="00897F94">
          <w:rPr>
            <w:rFonts w:ascii="Calibri" w:eastAsia="Calibri" w:hAnsi="Calibri" w:cs="Calibri" w:hint="cs"/>
            <w:sz w:val="24"/>
            <w:szCs w:val="24"/>
            <w:rtl/>
          </w:rPr>
          <w:t>ت</w:t>
        </w:r>
      </w:ins>
      <w:r w:rsidRPr="2AF30782">
        <w:rPr>
          <w:rFonts w:ascii="Calibri" w:eastAsia="Calibri" w:hAnsi="Calibri" w:cs="Calibri"/>
          <w:sz w:val="24"/>
          <w:szCs w:val="24"/>
          <w:rtl/>
        </w:rPr>
        <w:t xml:space="preserve">ماعي يساعده ممكن حل ما عنده الأدوية غالية ومع نظام </w:t>
      </w:r>
      <w:del w:id="602" w:author="Dr. Diana Hassan" w:date="2026-03-10T23:59:00Z" w16du:dateUtc="2026-03-10T20:59:00Z">
        <w:r w:rsidRPr="2AF30782" w:rsidDel="001C48E2">
          <w:rPr>
            <w:rFonts w:ascii="Calibri" w:eastAsia="Calibri" w:hAnsi="Calibri" w:cs="Calibri"/>
            <w:sz w:val="24"/>
            <w:szCs w:val="24"/>
            <w:rtl/>
          </w:rPr>
          <w:delText xml:space="preserve">الإنشورت </w:delText>
        </w:r>
      </w:del>
      <w:ins w:id="603" w:author="Dr. Diana Hassan" w:date="2026-03-10T23:59:00Z" w16du:dateUtc="2026-03-10T20:59:00Z">
        <w:r w:rsidR="001C48E2" w:rsidRPr="2AF30782">
          <w:rPr>
            <w:rFonts w:ascii="Calibri" w:eastAsia="Calibri" w:hAnsi="Calibri" w:cs="Calibri"/>
            <w:sz w:val="24"/>
            <w:szCs w:val="24"/>
            <w:rtl/>
          </w:rPr>
          <w:t>الإنشور</w:t>
        </w:r>
        <w:r w:rsidR="001C48E2">
          <w:rPr>
            <w:rFonts w:ascii="Calibri" w:eastAsia="Calibri" w:hAnsi="Calibri" w:cs="Calibri" w:hint="cs"/>
            <w:sz w:val="24"/>
            <w:szCs w:val="24"/>
            <w:rtl/>
          </w:rPr>
          <w:t>نس</w:t>
        </w:r>
        <w:r w:rsidR="001C48E2" w:rsidRPr="2AF30782">
          <w:rPr>
            <w:rFonts w:ascii="Calibri" w:eastAsia="Calibri" w:hAnsi="Calibri" w:cs="Calibri"/>
            <w:sz w:val="24"/>
            <w:szCs w:val="24"/>
            <w:rtl/>
          </w:rPr>
          <w:t xml:space="preserve"> </w:t>
        </w:r>
      </w:ins>
      <w:r w:rsidRPr="2AF30782">
        <w:rPr>
          <w:rFonts w:ascii="Calibri" w:eastAsia="Calibri" w:hAnsi="Calibri" w:cs="Calibri"/>
          <w:sz w:val="24"/>
          <w:szCs w:val="24"/>
          <w:rtl/>
        </w:rPr>
        <w:t xml:space="preserve">صار ما يقدر يدفع الأدوية طيب نترك المريض ما نتركه ساعات تتغير مثلا الشركات المريض يقولك مثلا الدواء هذا ما ينفع نفسيا صار ليس عنده ثقة في النظام لا هو مش ما عنده ثقة في النظام إحنا مفروض نتابعه ونسوي له مواعيد أخرى وجلسات ومواعيد متابعة عشان نقيس له العلامات الحيوية ونتأكد أنه فعلا الدواء هذا ما يفيد نغيره عليه له الغيرة ونسميه هذا </w:t>
      </w:r>
      <w:del w:id="604" w:author="Dr. Diana Hassan" w:date="2026-03-11T00:00:00Z" w16du:dateUtc="2026-03-10T21:00:00Z">
        <w:r w:rsidRPr="2AF30782" w:rsidDel="002C4A71">
          <w:rPr>
            <w:rFonts w:ascii="Calibri" w:eastAsia="Calibri" w:hAnsi="Calibri" w:cs="Calibri"/>
            <w:sz w:val="24"/>
            <w:szCs w:val="24"/>
            <w:rtl/>
          </w:rPr>
          <w:delText>دراجوز افولوش</w:delText>
        </w:r>
      </w:del>
      <w:ins w:id="605" w:author="Dr. Diana Hassan" w:date="2026-03-11T00:00:00Z" w16du:dateUtc="2026-03-10T21:00:00Z">
        <w:r w:rsidR="002C4A71">
          <w:rPr>
            <w:rFonts w:ascii="Calibri" w:eastAsia="Calibri" w:hAnsi="Calibri" w:cs="Calibri"/>
            <w:sz w:val="24"/>
            <w:szCs w:val="24"/>
          </w:rPr>
          <w:t xml:space="preserve">drug-use evaluation </w:t>
        </w:r>
      </w:ins>
      <w:r w:rsidRPr="2AF30782">
        <w:rPr>
          <w:rFonts w:ascii="Calibri" w:eastAsia="Calibri" w:hAnsi="Calibri" w:cs="Calibri"/>
          <w:sz w:val="24"/>
          <w:szCs w:val="24"/>
          <w:rtl/>
        </w:rPr>
        <w:t xml:space="preserve"> نتأكد من فعالية الدراج</w:t>
      </w:r>
      <w:del w:id="606" w:author="Dr. Diana Hassan" w:date="2026-03-11T00:03:00Z" w16du:dateUtc="2026-03-10T21:03:00Z">
        <w:r w:rsidRPr="2AF30782" w:rsidDel="00156F82">
          <w:rPr>
            <w:rFonts w:ascii="Calibri" w:eastAsia="Calibri" w:hAnsi="Calibri" w:cs="Calibri"/>
            <w:sz w:val="24"/>
            <w:szCs w:val="24"/>
            <w:rtl/>
          </w:rPr>
          <w:delText>و</w:delText>
        </w:r>
      </w:del>
      <w:r w:rsidRPr="2AF30782">
        <w:rPr>
          <w:rFonts w:ascii="Calibri" w:eastAsia="Calibri" w:hAnsi="Calibri" w:cs="Calibri"/>
          <w:sz w:val="24"/>
          <w:szCs w:val="24"/>
          <w:rtl/>
        </w:rPr>
        <w:t>ز</w:t>
      </w:r>
      <w:ins w:id="607" w:author="Dr. Diana Hassan" w:date="2026-03-11T00:03:00Z" w16du:dateUtc="2026-03-10T21:03:00Z">
        <w:r w:rsidR="00156F82">
          <w:rPr>
            <w:rFonts w:ascii="Calibri" w:eastAsia="Calibri" w:hAnsi="Calibri" w:cs="Calibri" w:hint="cs"/>
            <w:sz w:val="24"/>
            <w:szCs w:val="24"/>
            <w:rtl/>
          </w:rPr>
          <w:t>.</w:t>
        </w:r>
      </w:ins>
    </w:p>
    <w:p w14:paraId="4A8F7D11" w14:textId="1448837F" w:rsidR="006102A2" w:rsidRDefault="2AF30782" w:rsidP="009B1069">
      <w:pPr>
        <w:bidi/>
        <w:rPr>
          <w:ins w:id="608" w:author="Dr. Diana Hassan" w:date="2026-03-11T00:05:00Z" w16du:dateUtc="2026-03-10T21:05:00Z"/>
          <w:rFonts w:ascii="Calibri" w:eastAsia="Calibri" w:hAnsi="Calibri" w:cs="Calibri"/>
          <w:sz w:val="24"/>
          <w:szCs w:val="24"/>
          <w:rtl/>
        </w:rPr>
      </w:pPr>
      <w:r w:rsidRPr="2AF30782">
        <w:rPr>
          <w:rFonts w:ascii="Calibri" w:eastAsia="Calibri" w:hAnsi="Calibri" w:cs="Calibri"/>
          <w:sz w:val="24"/>
          <w:szCs w:val="24"/>
          <w:rtl/>
        </w:rPr>
        <w:t xml:space="preserve"> فأرجع أقول الطبيب نفسه بس نرجع ونقول ساعات وقت الدوام الرسمي لا يسمح الطبيب عنده </w:t>
      </w:r>
      <w:r w:rsidRPr="2AF30782">
        <w:rPr>
          <w:rFonts w:ascii="Calibri" w:eastAsia="Calibri" w:hAnsi="Calibri" w:cs="Calibri"/>
          <w:sz w:val="24"/>
          <w:szCs w:val="24"/>
        </w:rPr>
        <w:t>15</w:t>
      </w:r>
      <w:r w:rsidRPr="2AF30782">
        <w:rPr>
          <w:rFonts w:ascii="Calibri" w:eastAsia="Calibri" w:hAnsi="Calibri" w:cs="Calibri"/>
          <w:sz w:val="24"/>
          <w:szCs w:val="24"/>
          <w:rtl/>
        </w:rPr>
        <w:t xml:space="preserve"> دقيقة لينشوف المريض معقولة بيرجع بيدور المشاكل النفسية عنده</w:t>
      </w:r>
      <w:ins w:id="609" w:author="Dr. Diana Hassan" w:date="2026-03-11T00:03:00Z" w16du:dateUtc="2026-03-10T21:03:00Z">
        <w:r w:rsidR="00156F82">
          <w:rPr>
            <w:rFonts w:ascii="Calibri" w:eastAsia="Calibri" w:hAnsi="Calibri" w:cs="Calibri" w:hint="cs"/>
            <w:sz w:val="24"/>
            <w:szCs w:val="24"/>
            <w:rtl/>
          </w:rPr>
          <w:t>؟</w:t>
        </w:r>
      </w:ins>
      <w:r w:rsidRPr="2AF30782">
        <w:rPr>
          <w:rFonts w:ascii="Calibri" w:eastAsia="Calibri" w:hAnsi="Calibri" w:cs="Calibri"/>
          <w:sz w:val="24"/>
          <w:szCs w:val="24"/>
          <w:rtl/>
        </w:rPr>
        <w:t xml:space="preserve"> لا لا لا المريض جاي مثلا الطوارئ وين مشكلتك؟ فيني المشكلة </w:t>
      </w:r>
      <w:del w:id="610" w:author="Dr. Diana Hassan" w:date="2026-03-11T00:00:00Z" w16du:dateUtc="2026-03-10T21:00:00Z">
        <w:r w:rsidRPr="2AF30782" w:rsidDel="007B2EB7">
          <w:rPr>
            <w:rFonts w:ascii="Calibri" w:eastAsia="Calibri" w:hAnsi="Calibri" w:cs="Calibri"/>
            <w:sz w:val="24"/>
            <w:szCs w:val="24"/>
            <w:rtl/>
          </w:rPr>
          <w:delText xml:space="preserve">الاتلانية </w:delText>
        </w:r>
      </w:del>
      <w:ins w:id="611" w:author="Dr. Diana Hassan" w:date="2026-03-11T00:00:00Z" w16du:dateUtc="2026-03-10T21:00:00Z">
        <w:r w:rsidR="007B2EB7">
          <w:rPr>
            <w:rFonts w:ascii="Calibri" w:eastAsia="Calibri" w:hAnsi="Calibri" w:cs="Calibri" w:hint="cs"/>
            <w:sz w:val="24"/>
            <w:szCs w:val="24"/>
            <w:rtl/>
            <w:lang w:bidi="ar-QA"/>
          </w:rPr>
          <w:t>الفلانية.</w:t>
        </w:r>
        <w:r w:rsidR="007B2EB7" w:rsidRPr="2AF30782">
          <w:rPr>
            <w:rFonts w:ascii="Calibri" w:eastAsia="Calibri" w:hAnsi="Calibri" w:cs="Calibri"/>
            <w:sz w:val="24"/>
            <w:szCs w:val="24"/>
            <w:rtl/>
          </w:rPr>
          <w:t xml:space="preserve"> </w:t>
        </w:r>
      </w:ins>
      <w:r w:rsidRPr="2AF30782">
        <w:rPr>
          <w:rFonts w:ascii="Calibri" w:eastAsia="Calibri" w:hAnsi="Calibri" w:cs="Calibri"/>
          <w:sz w:val="24"/>
          <w:szCs w:val="24"/>
          <w:rtl/>
        </w:rPr>
        <w:t>هو بيع</w:t>
      </w:r>
      <w:ins w:id="612" w:author="Dr. Diana Hassan" w:date="2026-03-11T00:04:00Z" w16du:dateUtc="2026-03-10T21:04:00Z">
        <w:r w:rsidR="009B1069">
          <w:rPr>
            <w:rFonts w:ascii="Calibri" w:eastAsia="Calibri" w:hAnsi="Calibri" w:cs="Calibri" w:hint="cs"/>
            <w:sz w:val="24"/>
            <w:szCs w:val="24"/>
            <w:rtl/>
          </w:rPr>
          <w:t>ال</w:t>
        </w:r>
      </w:ins>
      <w:r w:rsidRPr="2AF30782">
        <w:rPr>
          <w:rFonts w:ascii="Calibri" w:eastAsia="Calibri" w:hAnsi="Calibri" w:cs="Calibri"/>
          <w:sz w:val="24"/>
          <w:szCs w:val="24"/>
          <w:rtl/>
        </w:rPr>
        <w:t>ج المشكلة ما يقدر أنه يقعد يشوف المشاكل الثانية</w:t>
      </w:r>
      <w:ins w:id="613" w:author="Dr. Diana Hassan" w:date="2026-03-11T00:04:00Z" w16du:dateUtc="2026-03-10T21:04:00Z">
        <w:r w:rsidR="009B1069">
          <w:rPr>
            <w:rFonts w:ascii="Calibri" w:eastAsia="Calibri" w:hAnsi="Calibri" w:cs="Calibri" w:hint="cs"/>
            <w:sz w:val="24"/>
            <w:szCs w:val="24"/>
            <w:rtl/>
          </w:rPr>
          <w:t>.</w:t>
        </w:r>
      </w:ins>
      <w:r w:rsidRPr="2AF30782">
        <w:rPr>
          <w:rFonts w:ascii="Calibri" w:eastAsia="Calibri" w:hAnsi="Calibri" w:cs="Calibri"/>
          <w:sz w:val="24"/>
          <w:szCs w:val="24"/>
          <w:rtl/>
        </w:rPr>
        <w:t xml:space="preserve"> وساعات يجي المريض مثلا الطوارئ عنده مشكلة مثلا لو جات الطوارئ </w:t>
      </w:r>
      <w:del w:id="614" w:author="Dr. Diana Hassan" w:date="2026-03-11T00:03:00Z" w16du:dateUtc="2026-03-10T21:03:00Z">
        <w:r w:rsidRPr="2AF30782" w:rsidDel="00156F82">
          <w:rPr>
            <w:rFonts w:ascii="Calibri" w:eastAsia="Calibri" w:hAnsi="Calibri" w:cs="Calibri"/>
            <w:sz w:val="24"/>
            <w:szCs w:val="24"/>
            <w:rtl/>
          </w:rPr>
          <w:delText xml:space="preserve">فيكسر </w:delText>
        </w:r>
      </w:del>
      <w:ins w:id="615" w:author="Dr. Diana Hassan" w:date="2026-03-11T00:03:00Z" w16du:dateUtc="2026-03-10T21:03:00Z">
        <w:r w:rsidR="00156F82">
          <w:rPr>
            <w:rFonts w:ascii="Calibri" w:eastAsia="Calibri" w:hAnsi="Calibri" w:cs="Calibri" w:hint="cs"/>
            <w:sz w:val="24"/>
            <w:szCs w:val="24"/>
            <w:rtl/>
          </w:rPr>
          <w:t>ب</w:t>
        </w:r>
        <w:r w:rsidR="00156F82" w:rsidRPr="2AF30782">
          <w:rPr>
            <w:rFonts w:ascii="Calibri" w:eastAsia="Calibri" w:hAnsi="Calibri" w:cs="Calibri"/>
            <w:sz w:val="24"/>
            <w:szCs w:val="24"/>
            <w:rtl/>
          </w:rPr>
          <w:t>كسر</w:t>
        </w:r>
        <w:r w:rsidR="00156F82">
          <w:rPr>
            <w:rFonts w:ascii="Calibri" w:eastAsia="Calibri" w:hAnsi="Calibri" w:cs="Calibri" w:hint="cs"/>
            <w:sz w:val="24"/>
            <w:szCs w:val="24"/>
            <w:rtl/>
          </w:rPr>
          <w:t>,</w:t>
        </w:r>
        <w:r w:rsidR="00156F82" w:rsidRPr="2AF30782">
          <w:rPr>
            <w:rFonts w:ascii="Calibri" w:eastAsia="Calibri" w:hAnsi="Calibri" w:cs="Calibri"/>
            <w:sz w:val="24"/>
            <w:szCs w:val="24"/>
            <w:rtl/>
          </w:rPr>
          <w:t xml:space="preserve"> </w:t>
        </w:r>
      </w:ins>
      <w:r w:rsidRPr="2AF30782">
        <w:rPr>
          <w:rFonts w:ascii="Calibri" w:eastAsia="Calibri" w:hAnsi="Calibri" w:cs="Calibri"/>
          <w:sz w:val="24"/>
          <w:szCs w:val="24"/>
          <w:rtl/>
        </w:rPr>
        <w:t xml:space="preserve">بتقولي للي عندك </w:t>
      </w:r>
      <w:r w:rsidRPr="2AF30782">
        <w:rPr>
          <w:rFonts w:ascii="Calibri" w:eastAsia="Calibri" w:hAnsi="Calibri" w:cs="Calibri"/>
          <w:sz w:val="24"/>
          <w:szCs w:val="24"/>
        </w:rPr>
        <w:t>15</w:t>
      </w:r>
      <w:r w:rsidRPr="2AF30782">
        <w:rPr>
          <w:rFonts w:ascii="Calibri" w:eastAsia="Calibri" w:hAnsi="Calibri" w:cs="Calibri"/>
          <w:sz w:val="24"/>
          <w:szCs w:val="24"/>
          <w:rtl/>
        </w:rPr>
        <w:t xml:space="preserve"> </w:t>
      </w:r>
      <w:del w:id="616" w:author="Dr. Diana Hassan" w:date="2026-03-11T00:03:00Z" w16du:dateUtc="2026-03-10T21:03:00Z">
        <w:r w:rsidRPr="2AF30782" w:rsidDel="00156F82">
          <w:rPr>
            <w:rFonts w:ascii="Calibri" w:eastAsia="Calibri" w:hAnsi="Calibri" w:cs="Calibri"/>
            <w:sz w:val="24"/>
            <w:szCs w:val="24"/>
            <w:rtl/>
          </w:rPr>
          <w:delText xml:space="preserve">دقوة </w:delText>
        </w:r>
      </w:del>
      <w:ins w:id="617" w:author="Dr. Diana Hassan" w:date="2026-03-11T00:03:00Z" w16du:dateUtc="2026-03-10T21:03:00Z">
        <w:r w:rsidR="00156F82" w:rsidRPr="2AF30782">
          <w:rPr>
            <w:rFonts w:ascii="Calibri" w:eastAsia="Calibri" w:hAnsi="Calibri" w:cs="Calibri"/>
            <w:sz w:val="24"/>
            <w:szCs w:val="24"/>
            <w:rtl/>
          </w:rPr>
          <w:t>د</w:t>
        </w:r>
        <w:r w:rsidR="00156F82">
          <w:rPr>
            <w:rFonts w:ascii="Calibri" w:eastAsia="Calibri" w:hAnsi="Calibri" w:cs="Calibri" w:hint="cs"/>
            <w:sz w:val="24"/>
            <w:szCs w:val="24"/>
            <w:rtl/>
          </w:rPr>
          <w:t>واء,</w:t>
        </w:r>
        <w:r w:rsidR="00156F82" w:rsidRPr="2AF30782">
          <w:rPr>
            <w:rFonts w:ascii="Calibri" w:eastAsia="Calibri" w:hAnsi="Calibri" w:cs="Calibri"/>
            <w:sz w:val="24"/>
            <w:szCs w:val="24"/>
            <w:rtl/>
          </w:rPr>
          <w:t xml:space="preserve"> </w:t>
        </w:r>
      </w:ins>
      <w:r w:rsidRPr="2AF30782">
        <w:rPr>
          <w:rFonts w:ascii="Calibri" w:eastAsia="Calibri" w:hAnsi="Calibri" w:cs="Calibri"/>
          <w:sz w:val="24"/>
          <w:szCs w:val="24"/>
          <w:rtl/>
        </w:rPr>
        <w:t xml:space="preserve">ليش؟ هذي </w:t>
      </w:r>
      <w:del w:id="618" w:author="Dr. Diana Hassan" w:date="2026-03-11T00:04:00Z" w16du:dateUtc="2026-03-10T21:04:00Z">
        <w:r w:rsidRPr="2AF30782" w:rsidDel="009B1069">
          <w:rPr>
            <w:rFonts w:ascii="Calibri" w:eastAsia="Calibri" w:hAnsi="Calibri" w:cs="Calibri"/>
            <w:sz w:val="24"/>
            <w:szCs w:val="24"/>
            <w:rtl/>
          </w:rPr>
          <w:delText xml:space="preserve">بوليفارمسي </w:delText>
        </w:r>
      </w:del>
      <w:ins w:id="619" w:author="Dr. Diana Hassan" w:date="2026-03-11T00:04:00Z" w16du:dateUtc="2026-03-10T21:04:00Z">
        <w:r w:rsidR="009B1069">
          <w:rPr>
            <w:rFonts w:ascii="Calibri" w:eastAsia="Calibri" w:hAnsi="Calibri" w:cs="Calibri"/>
            <w:sz w:val="24"/>
            <w:szCs w:val="24"/>
          </w:rPr>
          <w:t>polypharmacy</w:t>
        </w:r>
        <w:r w:rsidR="009B1069" w:rsidRPr="2AF30782">
          <w:rPr>
            <w:rFonts w:ascii="Calibri" w:eastAsia="Calibri" w:hAnsi="Calibri" w:cs="Calibri"/>
            <w:sz w:val="24"/>
            <w:szCs w:val="24"/>
            <w:rtl/>
          </w:rPr>
          <w:t xml:space="preserve"> </w:t>
        </w:r>
      </w:ins>
      <w:r w:rsidRPr="2AF30782">
        <w:rPr>
          <w:rFonts w:ascii="Calibri" w:eastAsia="Calibri" w:hAnsi="Calibri" w:cs="Calibri"/>
          <w:sz w:val="24"/>
          <w:szCs w:val="24"/>
          <w:rtl/>
        </w:rPr>
        <w:t xml:space="preserve">لازم نقلل الأدوية هذي فيها تداخلات وفيها مشاكل ما </w:t>
      </w:r>
      <w:del w:id="620" w:author="Dr. Diana Hassan" w:date="2026-03-11T00:04:00Z" w16du:dateUtc="2026-03-10T21:04:00Z">
        <w:r w:rsidRPr="2AF30782" w:rsidDel="00594EB4">
          <w:rPr>
            <w:rFonts w:ascii="Calibri" w:eastAsia="Calibri" w:hAnsi="Calibri" w:cs="Calibri"/>
            <w:sz w:val="24"/>
            <w:szCs w:val="24"/>
            <w:rtl/>
          </w:rPr>
          <w:delText xml:space="preserve">يندي </w:delText>
        </w:r>
      </w:del>
      <w:ins w:id="621" w:author="Dr. Diana Hassan" w:date="2026-03-11T00:04:00Z" w16du:dateUtc="2026-03-10T21:04:00Z">
        <w:r w:rsidR="00594EB4" w:rsidRPr="2AF30782">
          <w:rPr>
            <w:rFonts w:ascii="Calibri" w:eastAsia="Calibri" w:hAnsi="Calibri" w:cs="Calibri"/>
            <w:sz w:val="24"/>
            <w:szCs w:val="24"/>
            <w:rtl/>
          </w:rPr>
          <w:t>ي</w:t>
        </w:r>
        <w:r w:rsidR="00594EB4">
          <w:rPr>
            <w:rFonts w:ascii="Calibri" w:eastAsia="Calibri" w:hAnsi="Calibri" w:cs="Calibri" w:hint="cs"/>
            <w:sz w:val="24"/>
            <w:szCs w:val="24"/>
            <w:rtl/>
          </w:rPr>
          <w:t>م</w:t>
        </w:r>
        <w:r w:rsidR="00594EB4" w:rsidRPr="2AF30782">
          <w:rPr>
            <w:rFonts w:ascii="Calibri" w:eastAsia="Calibri" w:hAnsi="Calibri" w:cs="Calibri"/>
            <w:sz w:val="24"/>
            <w:szCs w:val="24"/>
            <w:rtl/>
          </w:rPr>
          <w:t xml:space="preserve">دي </w:t>
        </w:r>
      </w:ins>
      <w:ins w:id="622" w:author="Dr. Diana Hassan" w:date="2026-03-11T00:05:00Z" w16du:dateUtc="2026-03-10T21:05:00Z">
        <w:r w:rsidR="006102A2">
          <w:rPr>
            <w:rFonts w:ascii="Calibri" w:eastAsia="Calibri" w:hAnsi="Calibri" w:cs="Calibri" w:hint="cs"/>
            <w:sz w:val="24"/>
            <w:szCs w:val="24"/>
            <w:rtl/>
          </w:rPr>
          <w:t>.</w:t>
        </w:r>
      </w:ins>
    </w:p>
    <w:p w14:paraId="3C34FDC5" w14:textId="77777777" w:rsidR="006102A2" w:rsidRDefault="006102A2" w:rsidP="006102A2">
      <w:pPr>
        <w:bidi/>
        <w:rPr>
          <w:ins w:id="623" w:author="Dr. Diana Hassan" w:date="2026-03-11T00:05:00Z" w16du:dateUtc="2026-03-10T21:05:00Z"/>
          <w:rFonts w:ascii="Calibri" w:eastAsia="Calibri" w:hAnsi="Calibri" w:cs="Calibri"/>
          <w:sz w:val="24"/>
          <w:szCs w:val="24"/>
          <w:rtl/>
        </w:rPr>
      </w:pPr>
    </w:p>
    <w:p w14:paraId="5987C3B5" w14:textId="3003F6F7" w:rsidR="006102A2" w:rsidRDefault="0067317E" w:rsidP="006102A2">
      <w:pPr>
        <w:bidi/>
        <w:rPr>
          <w:ins w:id="624" w:author="Dr. Diana Hassan" w:date="2026-03-11T00:07:00Z" w16du:dateUtc="2026-03-10T21:07:00Z"/>
          <w:rFonts w:ascii="Calibri" w:eastAsia="Calibri" w:hAnsi="Calibri" w:cs="Calibri"/>
          <w:sz w:val="24"/>
          <w:szCs w:val="24"/>
          <w:rtl/>
          <w:lang w:bidi="ar-QA"/>
        </w:rPr>
      </w:pPr>
      <w:ins w:id="625" w:author="Dr. Diana Hassan" w:date="2026-03-11T00:07:00Z" w16du:dateUtc="2026-03-10T21:07:00Z">
        <w:r w:rsidRPr="005C32C3">
          <w:rPr>
            <w:rFonts w:ascii="Calibri" w:eastAsia="Calibri" w:hAnsi="Calibri" w:cs="Calibri"/>
            <w:sz w:val="24"/>
            <w:szCs w:val="24"/>
            <w:highlight w:val="yellow"/>
            <w:rPrChange w:id="626" w:author="Dr. Diana Hassan" w:date="2026-03-11T00:31:00Z" w16du:dateUtc="2026-03-10T21:31:00Z">
              <w:rPr>
                <w:rFonts w:ascii="Calibri" w:eastAsia="Calibri" w:hAnsi="Calibri" w:cs="Calibri"/>
                <w:sz w:val="24"/>
                <w:szCs w:val="24"/>
              </w:rPr>
            </w:rPrChange>
          </w:rPr>
          <w:t>Diana (moderator):</w:t>
        </w:r>
        <w:r>
          <w:rPr>
            <w:rFonts w:ascii="Calibri" w:eastAsia="Calibri" w:hAnsi="Calibri" w:cs="Calibri" w:hint="cs"/>
            <w:sz w:val="24"/>
            <w:szCs w:val="24"/>
            <w:rtl/>
            <w:lang w:bidi="ar-QA"/>
          </w:rPr>
          <w:t xml:space="preserve"> ه</w:t>
        </w:r>
        <w:r w:rsidR="00CB0A12">
          <w:rPr>
            <w:rFonts w:ascii="Calibri" w:eastAsia="Calibri" w:hAnsi="Calibri" w:cs="Calibri" w:hint="cs"/>
            <w:sz w:val="24"/>
            <w:szCs w:val="24"/>
            <w:rtl/>
            <w:lang w:bidi="ar-QA"/>
          </w:rPr>
          <w:t>ذه من التحديات؟</w:t>
        </w:r>
      </w:ins>
    </w:p>
    <w:p w14:paraId="0230BA49" w14:textId="77777777" w:rsidR="0067317E" w:rsidRDefault="0067317E" w:rsidP="0067317E">
      <w:pPr>
        <w:bidi/>
        <w:rPr>
          <w:ins w:id="627" w:author="Dr. Diana Hassan" w:date="2026-03-11T00:05:00Z" w16du:dateUtc="2026-03-10T21:05:00Z"/>
          <w:rFonts w:ascii="Calibri" w:eastAsia="Calibri" w:hAnsi="Calibri" w:cs="Calibri"/>
          <w:sz w:val="24"/>
          <w:szCs w:val="24"/>
        </w:rPr>
      </w:pPr>
    </w:p>
    <w:p w14:paraId="21A8D619" w14:textId="69F7A9EC" w:rsidR="00484E59" w:rsidRDefault="00275E35" w:rsidP="006102A2">
      <w:pPr>
        <w:bidi/>
        <w:rPr>
          <w:ins w:id="628" w:author="Dr. Diana Hassan" w:date="2026-03-11T00:13:00Z" w16du:dateUtc="2026-03-10T21:13:00Z"/>
          <w:rFonts w:ascii="Calibri" w:eastAsia="Calibri" w:hAnsi="Calibri" w:cs="Calibri"/>
          <w:sz w:val="24"/>
          <w:szCs w:val="24"/>
          <w:rtl/>
        </w:rPr>
      </w:pPr>
      <w:ins w:id="629" w:author="Dr. Diana Hassan" w:date="2026-03-11T00:16:00Z" w16du:dateUtc="2026-03-10T21:16:00Z">
        <w:r w:rsidRPr="005C32C3">
          <w:rPr>
            <w:rFonts w:ascii="Calibri" w:eastAsia="Calibri" w:hAnsi="Calibri" w:cs="Calibri" w:hint="eastAsia"/>
            <w:sz w:val="24"/>
            <w:szCs w:val="24"/>
            <w:highlight w:val="yellow"/>
            <w:rtl/>
            <w:rPrChange w:id="630" w:author="Dr. Diana Hassan" w:date="2026-03-11T00:31:00Z" w16du:dateUtc="2026-03-10T21:31:00Z">
              <w:rPr>
                <w:rFonts w:ascii="Calibri" w:eastAsia="Calibri" w:hAnsi="Calibri" w:cs="Calibri" w:hint="eastAsia"/>
                <w:sz w:val="24"/>
                <w:szCs w:val="24"/>
                <w:rtl/>
              </w:rPr>
            </w:rPrChange>
          </w:rPr>
          <w:t>د</w:t>
        </w:r>
        <w:r w:rsidRPr="005C32C3">
          <w:rPr>
            <w:rFonts w:ascii="Calibri" w:eastAsia="Calibri" w:hAnsi="Calibri" w:cs="Calibri"/>
            <w:sz w:val="24"/>
            <w:szCs w:val="24"/>
            <w:highlight w:val="yellow"/>
            <w:rtl/>
            <w:rPrChange w:id="631" w:author="Dr. Diana Hassan" w:date="2026-03-11T00:31:00Z" w16du:dateUtc="2026-03-10T21:31:00Z">
              <w:rPr>
                <w:rFonts w:ascii="Calibri" w:eastAsia="Calibri" w:hAnsi="Calibri" w:cs="Calibri"/>
                <w:sz w:val="24"/>
                <w:szCs w:val="24"/>
                <w:rtl/>
              </w:rPr>
            </w:rPrChange>
          </w:rPr>
          <w:t>. أمينة اليزيدي ديريكتور الفارمسي</w:t>
        </w:r>
        <w:r w:rsidRPr="005C32C3">
          <w:rPr>
            <w:rFonts w:ascii="Calibri" w:eastAsia="Calibri" w:hAnsi="Calibri" w:cs="Calibri"/>
            <w:sz w:val="24"/>
            <w:szCs w:val="24"/>
            <w:highlight w:val="yellow"/>
            <w:rPrChange w:id="632" w:author="Dr. Diana Hassan" w:date="2026-03-11T00:31:00Z" w16du:dateUtc="2026-03-10T21:31:00Z">
              <w:rPr>
                <w:rFonts w:ascii="Calibri" w:eastAsia="Calibri" w:hAnsi="Calibri" w:cs="Calibri"/>
                <w:sz w:val="24"/>
                <w:szCs w:val="24"/>
              </w:rPr>
            </w:rPrChange>
          </w:rPr>
          <w:t>(Director of Pharmacy)</w:t>
        </w:r>
      </w:ins>
      <w:ins w:id="633" w:author="Dr. Diana Hassan" w:date="2026-03-11T00:17:00Z" w16du:dateUtc="2026-03-10T21:17:00Z">
        <w:r>
          <w:rPr>
            <w:rFonts w:ascii="Calibri" w:eastAsia="Calibri" w:hAnsi="Calibri" w:cs="Calibri" w:hint="cs"/>
            <w:sz w:val="24"/>
            <w:szCs w:val="24"/>
            <w:rtl/>
          </w:rPr>
          <w:t xml:space="preserve">: </w:t>
        </w:r>
      </w:ins>
      <w:del w:id="634" w:author="Dr. Diana Hassan" w:date="2026-03-11T00:05:00Z" w16du:dateUtc="2026-03-10T21:05:00Z">
        <w:r w:rsidR="2AF30782" w:rsidRPr="2AF30782" w:rsidDel="006102A2">
          <w:rPr>
            <w:rFonts w:ascii="Calibri" w:eastAsia="Calibri" w:hAnsi="Calibri" w:cs="Calibri"/>
            <w:sz w:val="24"/>
            <w:szCs w:val="24"/>
            <w:rtl/>
          </w:rPr>
          <w:delText xml:space="preserve">احنا نحتاج ايه حلو </w:delText>
        </w:r>
      </w:del>
      <w:r w:rsidR="2AF30782" w:rsidRPr="2AF30782">
        <w:rPr>
          <w:rFonts w:ascii="Calibri" w:eastAsia="Calibri" w:hAnsi="Calibri" w:cs="Calibri"/>
          <w:sz w:val="24"/>
          <w:szCs w:val="24"/>
          <w:rtl/>
        </w:rPr>
        <w:t xml:space="preserve">فأنا أرجع أقول الاحتياج </w:t>
      </w:r>
      <w:del w:id="635" w:author="Dr. Diana Hassan" w:date="2026-03-11T00:08:00Z" w16du:dateUtc="2026-03-10T21:08:00Z">
        <w:r w:rsidR="2AF30782" w:rsidRPr="2AF30782" w:rsidDel="00CB0A12">
          <w:rPr>
            <w:rFonts w:ascii="Calibri" w:eastAsia="Calibri" w:hAnsi="Calibri" w:cs="Calibri"/>
            <w:sz w:val="24"/>
            <w:szCs w:val="24"/>
            <w:rtl/>
          </w:rPr>
          <w:delText xml:space="preserve">للتقطية </w:delText>
        </w:r>
      </w:del>
      <w:ins w:id="636" w:author="Dr. Diana Hassan" w:date="2026-03-11T00:08:00Z" w16du:dateUtc="2026-03-10T21:08:00Z">
        <w:r w:rsidR="00CB0A12" w:rsidRPr="2AF30782">
          <w:rPr>
            <w:rFonts w:ascii="Calibri" w:eastAsia="Calibri" w:hAnsi="Calibri" w:cs="Calibri"/>
            <w:sz w:val="24"/>
            <w:szCs w:val="24"/>
            <w:rtl/>
          </w:rPr>
          <w:t>للت</w:t>
        </w:r>
        <w:r w:rsidR="00CB0A12">
          <w:rPr>
            <w:rFonts w:ascii="Calibri" w:eastAsia="Calibri" w:hAnsi="Calibri" w:cs="Calibri" w:hint="cs"/>
            <w:sz w:val="24"/>
            <w:szCs w:val="24"/>
            <w:rtl/>
          </w:rPr>
          <w:t>غ</w:t>
        </w:r>
        <w:r w:rsidR="00CB0A12" w:rsidRPr="2AF30782">
          <w:rPr>
            <w:rFonts w:ascii="Calibri" w:eastAsia="Calibri" w:hAnsi="Calibri" w:cs="Calibri"/>
            <w:sz w:val="24"/>
            <w:szCs w:val="24"/>
            <w:rtl/>
          </w:rPr>
          <w:t xml:space="preserve">طية </w:t>
        </w:r>
      </w:ins>
      <w:r w:rsidR="2AF30782" w:rsidRPr="2AF30782">
        <w:rPr>
          <w:rFonts w:ascii="Calibri" w:eastAsia="Calibri" w:hAnsi="Calibri" w:cs="Calibri"/>
          <w:sz w:val="24"/>
          <w:szCs w:val="24"/>
          <w:rtl/>
        </w:rPr>
        <w:t xml:space="preserve">النفس كروح </w:t>
      </w:r>
      <w:del w:id="637" w:author="Dr. Diana Hassan" w:date="2026-03-11T00:09:00Z" w16du:dateUtc="2026-03-10T21:09:00Z">
        <w:r w:rsidR="2AF30782" w:rsidRPr="2AF30782" w:rsidDel="00F15BA5">
          <w:rPr>
            <w:rFonts w:ascii="Calibri" w:eastAsia="Calibri" w:hAnsi="Calibri" w:cs="Calibri"/>
            <w:sz w:val="24"/>
            <w:szCs w:val="24"/>
            <w:rtl/>
          </w:rPr>
          <w:delText xml:space="preserve">وكتذكير </w:delText>
        </w:r>
      </w:del>
      <w:ins w:id="638" w:author="Dr. Diana Hassan" w:date="2026-03-11T00:09:00Z" w16du:dateUtc="2026-03-10T21:09:00Z">
        <w:r w:rsidR="00F15BA5" w:rsidRPr="2AF30782">
          <w:rPr>
            <w:rFonts w:ascii="Calibri" w:eastAsia="Calibri" w:hAnsi="Calibri" w:cs="Calibri"/>
            <w:sz w:val="24"/>
            <w:szCs w:val="24"/>
            <w:rtl/>
          </w:rPr>
          <w:t>وكت</w:t>
        </w:r>
        <w:r w:rsidR="00F15BA5">
          <w:rPr>
            <w:rFonts w:ascii="Calibri" w:eastAsia="Calibri" w:hAnsi="Calibri" w:cs="Calibri" w:hint="cs"/>
            <w:sz w:val="24"/>
            <w:szCs w:val="24"/>
            <w:rtl/>
          </w:rPr>
          <w:t>ف</w:t>
        </w:r>
        <w:r w:rsidR="00F15BA5" w:rsidRPr="2AF30782">
          <w:rPr>
            <w:rFonts w:ascii="Calibri" w:eastAsia="Calibri" w:hAnsi="Calibri" w:cs="Calibri"/>
            <w:sz w:val="24"/>
            <w:szCs w:val="24"/>
            <w:rtl/>
          </w:rPr>
          <w:t xml:space="preserve">كير </w:t>
        </w:r>
      </w:ins>
      <w:r w:rsidR="2AF30782" w:rsidRPr="2AF30782">
        <w:rPr>
          <w:rFonts w:ascii="Calibri" w:eastAsia="Calibri" w:hAnsi="Calibri" w:cs="Calibri"/>
          <w:sz w:val="24"/>
          <w:szCs w:val="24"/>
          <w:rtl/>
        </w:rPr>
        <w:t>وكجسد صحي</w:t>
      </w:r>
      <w:ins w:id="639" w:author="Dr. Diana Hassan" w:date="2026-03-11T00:09:00Z" w16du:dateUtc="2026-03-10T21:09:00Z">
        <w:r w:rsidR="00F15BA5">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هذي الأشياء اللي يعني اكتشاف الاحتياجات هي النقطة الأساسية وكل واحد في مكانه</w:t>
      </w:r>
      <w:ins w:id="640" w:author="Dr. Diana Hassan" w:date="2026-03-11T00:08:00Z" w16du:dateUtc="2026-03-10T21:08:00Z">
        <w:r w:rsidR="00576280">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لما أكتشف أنه</w:t>
      </w:r>
      <w:ins w:id="641" w:author="Dr. Diana Hassan" w:date="2026-03-11T00:08:00Z" w16du:dateUtc="2026-03-10T21:08:00Z">
        <w:r w:rsidR="00F15BA5">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أنا أتكلم على مؤسسة </w:t>
      </w:r>
      <w:del w:id="642" w:author="Dr. Diana Hassan" w:date="2026-03-11T00:09:00Z" w16du:dateUtc="2026-03-10T21:09:00Z">
        <w:r w:rsidR="2AF30782" w:rsidRPr="2AF30782" w:rsidDel="00F15BA5">
          <w:rPr>
            <w:rFonts w:ascii="Calibri" w:eastAsia="Calibri" w:hAnsi="Calibri" w:cs="Calibri"/>
            <w:sz w:val="24"/>
            <w:szCs w:val="24"/>
            <w:rtl/>
          </w:rPr>
          <w:delText>حمل</w:delText>
        </w:r>
      </w:del>
      <w:ins w:id="643" w:author="Dr. Diana Hassan" w:date="2026-03-11T00:09:00Z" w16du:dateUtc="2026-03-10T21:09:00Z">
        <w:r w:rsidR="00F15BA5" w:rsidRPr="2AF30782">
          <w:rPr>
            <w:rFonts w:ascii="Calibri" w:eastAsia="Calibri" w:hAnsi="Calibri" w:cs="Calibri"/>
            <w:sz w:val="24"/>
            <w:szCs w:val="24"/>
            <w:rtl/>
          </w:rPr>
          <w:t>حم</w:t>
        </w:r>
        <w:r w:rsidR="00F15BA5">
          <w:rPr>
            <w:rFonts w:ascii="Calibri" w:eastAsia="Calibri" w:hAnsi="Calibri" w:cs="Calibri" w:hint="cs"/>
            <w:sz w:val="24"/>
            <w:szCs w:val="24"/>
            <w:rtl/>
          </w:rPr>
          <w:t>د)</w:t>
        </w:r>
      </w:ins>
      <w:r w:rsidR="2AF30782" w:rsidRPr="2AF30782">
        <w:rPr>
          <w:rFonts w:ascii="Calibri" w:eastAsia="Calibri" w:hAnsi="Calibri" w:cs="Calibri"/>
          <w:sz w:val="24"/>
          <w:szCs w:val="24"/>
          <w:rtl/>
        </w:rPr>
        <w:t xml:space="preserve"> أكتشف أنه المريض عنده شيء معين يروح الجهة الثانية</w:t>
      </w:r>
      <w:ins w:id="644" w:author="Dr. Diana Hassan" w:date="2026-03-11T00:09:00Z" w16du:dateUtc="2026-03-10T21:09:00Z">
        <w:r w:rsidR="00E949BE">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الجهة الثانية هذي يكون عندها تراكينج </w:t>
      </w:r>
      <w:ins w:id="645" w:author="Dr. Diana Hassan" w:date="2026-03-11T00:09:00Z" w16du:dateUtc="2026-03-10T21:09:00Z">
        <w:r w:rsidR="00E949BE">
          <w:rPr>
            <w:rFonts w:ascii="Calibri" w:eastAsia="Calibri" w:hAnsi="Calibri" w:cs="Calibri"/>
            <w:sz w:val="24"/>
            <w:szCs w:val="24"/>
          </w:rPr>
          <w:t xml:space="preserve">tracking  </w:t>
        </w:r>
      </w:ins>
      <w:r w:rsidR="2AF30782" w:rsidRPr="2AF30782">
        <w:rPr>
          <w:rFonts w:ascii="Calibri" w:eastAsia="Calibri" w:hAnsi="Calibri" w:cs="Calibri"/>
          <w:sz w:val="24"/>
          <w:szCs w:val="24"/>
          <w:rtl/>
        </w:rPr>
        <w:t>مش مثلا المريض جاي عندي</w:t>
      </w:r>
      <w:ins w:id="646" w:author="Dr. Diana Hassan" w:date="2026-03-11T00:10:00Z" w16du:dateUtc="2026-03-10T21:10:00Z">
        <w:r w:rsidR="00566CBC">
          <w:rPr>
            <w:rFonts w:ascii="Calibri" w:eastAsia="Calibri" w:hAnsi="Calibri" w:cs="Calibri" w:hint="cs"/>
            <w:sz w:val="24"/>
            <w:szCs w:val="24"/>
            <w:rtl/>
            <w:lang w:bidi="ar-QA"/>
          </w:rPr>
          <w:t>,</w:t>
        </w:r>
      </w:ins>
      <w:r w:rsidR="2AF30782" w:rsidRPr="2AF30782">
        <w:rPr>
          <w:rFonts w:ascii="Calibri" w:eastAsia="Calibri" w:hAnsi="Calibri" w:cs="Calibri"/>
          <w:sz w:val="24"/>
          <w:szCs w:val="24"/>
          <w:rtl/>
        </w:rPr>
        <w:t xml:space="preserve"> حولناه على مستشفى ثاني</w:t>
      </w:r>
      <w:ins w:id="647" w:author="Dr. Diana Hassan" w:date="2026-03-11T00:10:00Z" w16du:dateUtc="2026-03-10T21:10:00Z">
        <w:r w:rsidR="00566CBC">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زين ما رح يرجع لي</w:t>
      </w:r>
      <w:ins w:id="648" w:author="Dr. Diana Hassan" w:date="2026-03-11T00:10:00Z" w16du:dateUtc="2026-03-10T21:10:00Z">
        <w:r w:rsidR="00A85BBB">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في حد بيتابعه</w:t>
      </w:r>
      <w:ins w:id="649" w:author="Dr. Diana Hassan" w:date="2026-03-11T00:10:00Z" w16du:dateUtc="2026-03-10T21:10:00Z">
        <w:r w:rsidR="00A85BBB">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في حد بيركض وراه</w:t>
      </w:r>
      <w:ins w:id="650" w:author="Dr. Diana Hassan" w:date="2026-03-11T00:11:00Z" w16du:dateUtc="2026-03-10T21:11:00Z">
        <w:r w:rsidR="00A85BBB">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هو البحث عن </w:t>
      </w:r>
      <w:del w:id="651" w:author="Dr. Diana Hassan" w:date="2026-03-11T00:11:00Z" w16du:dateUtc="2026-03-10T21:11:00Z">
        <w:r w:rsidR="2AF30782" w:rsidRPr="2AF30782" w:rsidDel="00A85BBB">
          <w:rPr>
            <w:rFonts w:ascii="Calibri" w:eastAsia="Calibri" w:hAnsi="Calibri" w:cs="Calibri"/>
            <w:sz w:val="24"/>
            <w:szCs w:val="24"/>
            <w:rtl/>
          </w:rPr>
          <w:delText xml:space="preserve">التقارات </w:delText>
        </w:r>
      </w:del>
      <w:ins w:id="652" w:author="Dr. Diana Hassan" w:date="2026-03-11T00:11:00Z" w16du:dateUtc="2026-03-10T21:11:00Z">
        <w:r w:rsidR="00A85BBB" w:rsidRPr="2AF30782">
          <w:rPr>
            <w:rFonts w:ascii="Calibri" w:eastAsia="Calibri" w:hAnsi="Calibri" w:cs="Calibri"/>
            <w:sz w:val="24"/>
            <w:szCs w:val="24"/>
            <w:rtl/>
          </w:rPr>
          <w:t>ال</w:t>
        </w:r>
        <w:r w:rsidR="00A85BBB">
          <w:rPr>
            <w:rFonts w:ascii="Calibri" w:eastAsia="Calibri" w:hAnsi="Calibri" w:cs="Calibri" w:hint="cs"/>
            <w:sz w:val="24"/>
            <w:szCs w:val="24"/>
            <w:rtl/>
          </w:rPr>
          <w:t>ثغ</w:t>
        </w:r>
        <w:r w:rsidR="00A85BBB" w:rsidRPr="2AF30782">
          <w:rPr>
            <w:rFonts w:ascii="Calibri" w:eastAsia="Calibri" w:hAnsi="Calibri" w:cs="Calibri"/>
            <w:sz w:val="24"/>
            <w:szCs w:val="24"/>
            <w:rtl/>
          </w:rPr>
          <w:t xml:space="preserve">رات </w:t>
        </w:r>
      </w:ins>
      <w:r w:rsidR="2AF30782" w:rsidRPr="2AF30782">
        <w:rPr>
          <w:rFonts w:ascii="Calibri" w:eastAsia="Calibri" w:hAnsi="Calibri" w:cs="Calibri"/>
          <w:sz w:val="24"/>
          <w:szCs w:val="24"/>
          <w:rtl/>
        </w:rPr>
        <w:t xml:space="preserve">الموجودة في النظام وعمل آلية لتفادي هذه </w:t>
      </w:r>
      <w:del w:id="653" w:author="Dr. Diana Hassan" w:date="2026-03-11T00:11:00Z" w16du:dateUtc="2026-03-10T21:11:00Z">
        <w:r w:rsidR="2AF30782" w:rsidRPr="2AF30782" w:rsidDel="001A710B">
          <w:rPr>
            <w:rFonts w:ascii="Calibri" w:eastAsia="Calibri" w:hAnsi="Calibri" w:cs="Calibri"/>
            <w:sz w:val="24"/>
            <w:szCs w:val="24"/>
            <w:rtl/>
          </w:rPr>
          <w:delText xml:space="preserve">التقارات </w:delText>
        </w:r>
      </w:del>
      <w:ins w:id="654" w:author="Dr. Diana Hassan" w:date="2026-03-11T00:11:00Z" w16du:dateUtc="2026-03-10T21:11:00Z">
        <w:r w:rsidR="001A710B" w:rsidRPr="2AF30782">
          <w:rPr>
            <w:rFonts w:ascii="Calibri" w:eastAsia="Calibri" w:hAnsi="Calibri" w:cs="Calibri"/>
            <w:sz w:val="24"/>
            <w:szCs w:val="24"/>
            <w:rtl/>
          </w:rPr>
          <w:t>ال</w:t>
        </w:r>
        <w:r w:rsidR="001A710B">
          <w:rPr>
            <w:rFonts w:ascii="Calibri" w:eastAsia="Calibri" w:hAnsi="Calibri" w:cs="Calibri" w:hint="cs"/>
            <w:sz w:val="24"/>
            <w:szCs w:val="24"/>
            <w:rtl/>
          </w:rPr>
          <w:t>ثغ</w:t>
        </w:r>
        <w:r w:rsidR="001A710B" w:rsidRPr="2AF30782">
          <w:rPr>
            <w:rFonts w:ascii="Calibri" w:eastAsia="Calibri" w:hAnsi="Calibri" w:cs="Calibri"/>
            <w:sz w:val="24"/>
            <w:szCs w:val="24"/>
            <w:rtl/>
          </w:rPr>
          <w:t>رات</w:t>
        </w:r>
        <w:r w:rsidR="001A710B">
          <w:rPr>
            <w:rFonts w:ascii="Calibri" w:eastAsia="Calibri" w:hAnsi="Calibri" w:cs="Calibri" w:hint="cs"/>
            <w:sz w:val="24"/>
            <w:szCs w:val="24"/>
            <w:rtl/>
          </w:rPr>
          <w:t>.</w:t>
        </w:r>
        <w:r w:rsidR="001A710B" w:rsidRPr="2AF30782">
          <w:rPr>
            <w:rFonts w:ascii="Calibri" w:eastAsia="Calibri" w:hAnsi="Calibri" w:cs="Calibri"/>
            <w:sz w:val="24"/>
            <w:szCs w:val="24"/>
            <w:rtl/>
          </w:rPr>
          <w:t xml:space="preserve"> </w:t>
        </w:r>
      </w:ins>
    </w:p>
    <w:p w14:paraId="69392AA1" w14:textId="77777777" w:rsidR="00484E59" w:rsidRDefault="00484E59" w:rsidP="00484E59">
      <w:pPr>
        <w:bidi/>
        <w:rPr>
          <w:ins w:id="655" w:author="Dr. Diana Hassan" w:date="2026-03-11T00:13:00Z" w16du:dateUtc="2026-03-10T21:13:00Z"/>
          <w:rFonts w:ascii="Calibri" w:eastAsia="Calibri" w:hAnsi="Calibri" w:cs="Calibri"/>
          <w:sz w:val="24"/>
          <w:szCs w:val="24"/>
          <w:rtl/>
        </w:rPr>
      </w:pPr>
    </w:p>
    <w:p w14:paraId="3ED247E8" w14:textId="77777777" w:rsidR="00484E59" w:rsidRDefault="00484E59" w:rsidP="00484E59">
      <w:pPr>
        <w:bidi/>
        <w:rPr>
          <w:ins w:id="656" w:author="Dr. Diana Hassan" w:date="2026-03-11T00:13:00Z" w16du:dateUtc="2026-03-10T21:13:00Z"/>
          <w:rFonts w:ascii="Calibri" w:eastAsia="Calibri" w:hAnsi="Calibri" w:cs="Calibri"/>
          <w:sz w:val="24"/>
          <w:szCs w:val="24"/>
          <w:rtl/>
        </w:rPr>
      </w:pPr>
    </w:p>
    <w:p w14:paraId="74149A49" w14:textId="69F80847" w:rsidR="00B1299C" w:rsidRDefault="00D855EB" w:rsidP="00484E59">
      <w:pPr>
        <w:bidi/>
        <w:rPr>
          <w:ins w:id="657" w:author="Dr. Diana Hassan" w:date="2026-03-11T00:14:00Z" w16du:dateUtc="2026-03-10T21:14:00Z"/>
          <w:rFonts w:ascii="Calibri" w:eastAsia="Calibri" w:hAnsi="Calibri" w:cs="Calibri"/>
          <w:sz w:val="24"/>
          <w:szCs w:val="24"/>
          <w:rtl/>
        </w:rPr>
      </w:pPr>
      <w:ins w:id="658" w:author="Dr. Diana Hassan" w:date="2026-03-11T00:13:00Z" w16du:dateUtc="2026-03-10T21:13:00Z">
        <w:r w:rsidRPr="005C32C3">
          <w:rPr>
            <w:rFonts w:ascii="Calibri" w:eastAsia="Calibri" w:hAnsi="Calibri" w:cs="Calibri"/>
            <w:sz w:val="24"/>
            <w:szCs w:val="24"/>
            <w:highlight w:val="yellow"/>
            <w:rPrChange w:id="659" w:author="Dr. Diana Hassan" w:date="2026-03-11T00:31:00Z" w16du:dateUtc="2026-03-10T21:31:00Z">
              <w:rPr>
                <w:rFonts w:ascii="Calibri" w:eastAsia="Calibri" w:hAnsi="Calibri" w:cs="Calibri"/>
                <w:sz w:val="24"/>
                <w:szCs w:val="24"/>
              </w:rPr>
            </w:rPrChange>
          </w:rPr>
          <w:t>Diana (moderator):</w:t>
        </w:r>
        <w:r>
          <w:rPr>
            <w:rFonts w:ascii="Calibri" w:eastAsia="Calibri" w:hAnsi="Calibri" w:cs="Calibri" w:hint="cs"/>
            <w:sz w:val="24"/>
            <w:szCs w:val="24"/>
            <w:rtl/>
            <w:lang w:bidi="ar-QA"/>
          </w:rPr>
          <w:t xml:space="preserve"> </w:t>
        </w:r>
      </w:ins>
      <w:r w:rsidR="2AF30782" w:rsidRPr="2AF30782">
        <w:rPr>
          <w:rFonts w:ascii="Calibri" w:eastAsia="Calibri" w:hAnsi="Calibri" w:cs="Calibri"/>
          <w:sz w:val="24"/>
          <w:szCs w:val="24"/>
          <w:rtl/>
        </w:rPr>
        <w:t>فهذا هو السؤال</w:t>
      </w:r>
      <w:ins w:id="660" w:author="Dr. Diana Hassan" w:date="2026-03-11T00:13:00Z" w16du:dateUtc="2026-03-10T21:13:00Z">
        <w:r w:rsidR="003C4183">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w:t>
      </w:r>
      <w:del w:id="661" w:author="Dr. Diana Hassan" w:date="2026-03-11T00:13:00Z" w16du:dateUtc="2026-03-10T21:13:00Z">
        <w:r w:rsidR="2AF30782" w:rsidRPr="2AF30782" w:rsidDel="003C4183">
          <w:rPr>
            <w:rFonts w:ascii="Calibri" w:eastAsia="Calibri" w:hAnsi="Calibri" w:cs="Calibri"/>
            <w:sz w:val="24"/>
            <w:szCs w:val="24"/>
            <w:rtl/>
          </w:rPr>
          <w:delText xml:space="preserve">اللي هو </w:delText>
        </w:r>
      </w:del>
      <w:r w:rsidR="2AF30782" w:rsidRPr="2AF30782">
        <w:rPr>
          <w:rFonts w:ascii="Calibri" w:eastAsia="Calibri" w:hAnsi="Calibri" w:cs="Calibri"/>
          <w:sz w:val="24"/>
          <w:szCs w:val="24"/>
          <w:rtl/>
        </w:rPr>
        <w:t xml:space="preserve">بناء على موضوع الحياة الطيبة </w:t>
      </w:r>
      <w:del w:id="662" w:author="Dr. Diana Hassan" w:date="2026-03-11T00:11:00Z" w16du:dateUtc="2026-03-10T21:11:00Z">
        <w:r w:rsidR="2AF30782" w:rsidRPr="2AF30782" w:rsidDel="001A710B">
          <w:rPr>
            <w:rFonts w:ascii="Calibri" w:eastAsia="Calibri" w:hAnsi="Calibri" w:cs="Calibri"/>
            <w:sz w:val="24"/>
            <w:szCs w:val="24"/>
            <w:rtl/>
          </w:rPr>
          <w:delText>وراكع الزهاء</w:delText>
        </w:r>
      </w:del>
      <w:ins w:id="663" w:author="Dr. Diana Hassan" w:date="2026-03-11T00:11:00Z" w16du:dateUtc="2026-03-10T21:11:00Z">
        <w:r w:rsidR="001A710B">
          <w:rPr>
            <w:rFonts w:ascii="Calibri" w:eastAsia="Calibri" w:hAnsi="Calibri" w:cs="Calibri" w:hint="cs"/>
            <w:sz w:val="24"/>
            <w:szCs w:val="24"/>
            <w:rtl/>
          </w:rPr>
          <w:t>و ركائ</w:t>
        </w:r>
        <w:r w:rsidR="00CC37A5">
          <w:rPr>
            <w:rFonts w:ascii="Calibri" w:eastAsia="Calibri" w:hAnsi="Calibri" w:cs="Calibri" w:hint="cs"/>
            <w:sz w:val="24"/>
            <w:szCs w:val="24"/>
            <w:rtl/>
          </w:rPr>
          <w:t>زها</w:t>
        </w:r>
      </w:ins>
      <w:r w:rsidR="2AF30782" w:rsidRPr="2AF30782">
        <w:rPr>
          <w:rFonts w:ascii="Calibri" w:eastAsia="Calibri" w:hAnsi="Calibri" w:cs="Calibri"/>
          <w:sz w:val="24"/>
          <w:szCs w:val="24"/>
          <w:rtl/>
        </w:rPr>
        <w:t xml:space="preserve"> الخمسة</w:t>
      </w:r>
      <w:ins w:id="664" w:author="Dr. Diana Hassan" w:date="2026-03-11T00:14:00Z" w16du:dateUtc="2026-03-10T21:14:00Z">
        <w:r w:rsidR="003C4183">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كيف يمكن </w:t>
      </w:r>
      <w:del w:id="665" w:author="Dr. Diana Hassan" w:date="2026-03-11T00:14:00Z" w16du:dateUtc="2026-03-10T21:14:00Z">
        <w:r w:rsidR="2AF30782" w:rsidRPr="2AF30782" w:rsidDel="00B1299C">
          <w:rPr>
            <w:rFonts w:ascii="Calibri" w:eastAsia="Calibri" w:hAnsi="Calibri" w:cs="Calibri"/>
            <w:sz w:val="24"/>
            <w:szCs w:val="24"/>
            <w:rtl/>
          </w:rPr>
          <w:delText xml:space="preserve">هذي </w:delText>
        </w:r>
      </w:del>
      <w:ins w:id="666" w:author="Dr. Diana Hassan" w:date="2026-03-11T00:14:00Z" w16du:dateUtc="2026-03-10T21:14:00Z">
        <w:r w:rsidR="00B1299C">
          <w:rPr>
            <w:rFonts w:ascii="Calibri" w:eastAsia="Calibri" w:hAnsi="Calibri" w:cs="Calibri" w:hint="cs"/>
            <w:sz w:val="24"/>
            <w:szCs w:val="24"/>
            <w:rtl/>
          </w:rPr>
          <w:t>ل</w:t>
        </w:r>
        <w:r w:rsidR="00B1299C" w:rsidRPr="2AF30782">
          <w:rPr>
            <w:rFonts w:ascii="Calibri" w:eastAsia="Calibri" w:hAnsi="Calibri" w:cs="Calibri"/>
            <w:sz w:val="24"/>
            <w:szCs w:val="24"/>
            <w:rtl/>
          </w:rPr>
          <w:t>هذ</w:t>
        </w:r>
        <w:r w:rsidR="00B1299C">
          <w:rPr>
            <w:rFonts w:ascii="Calibri" w:eastAsia="Calibri" w:hAnsi="Calibri" w:cs="Calibri" w:hint="cs"/>
            <w:sz w:val="24"/>
            <w:szCs w:val="24"/>
            <w:rtl/>
          </w:rPr>
          <w:t>ه</w:t>
        </w:r>
        <w:r w:rsidR="00B1299C"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الركائز</w:t>
      </w:r>
      <w:ins w:id="667" w:author="Dr. Diana Hassan" w:date="2026-03-11T00:15:00Z" w16du:dateUtc="2026-03-10T21:15:00Z">
        <w:r w:rsidR="001D792D">
          <w:rPr>
            <w:rFonts w:ascii="Calibri" w:eastAsia="Calibri" w:hAnsi="Calibri" w:cs="Calibri" w:hint="cs"/>
            <w:sz w:val="24"/>
            <w:szCs w:val="24"/>
            <w:rtl/>
          </w:rPr>
          <w:t xml:space="preserve"> </w:t>
        </w:r>
        <w:r w:rsidR="00BA30AE">
          <w:rPr>
            <w:rFonts w:ascii="Calibri" w:eastAsia="Calibri" w:hAnsi="Calibri" w:cs="Calibri" w:hint="cs"/>
            <w:sz w:val="24"/>
            <w:szCs w:val="24"/>
            <w:rtl/>
          </w:rPr>
          <w:t>أن</w:t>
        </w:r>
      </w:ins>
      <w:r w:rsidR="2AF30782" w:rsidRPr="2AF30782">
        <w:rPr>
          <w:rFonts w:ascii="Calibri" w:eastAsia="Calibri" w:hAnsi="Calibri" w:cs="Calibri"/>
          <w:sz w:val="24"/>
          <w:szCs w:val="24"/>
          <w:rtl/>
        </w:rPr>
        <w:t xml:space="preserve"> تسهم في تحسين </w:t>
      </w:r>
      <w:del w:id="668" w:author="Dr. Diana Hassan" w:date="2026-03-11T00:17:00Z" w16du:dateUtc="2026-03-10T21:17:00Z">
        <w:r w:rsidR="2AF30782" w:rsidRPr="2AF30782" w:rsidDel="00360544">
          <w:rPr>
            <w:rFonts w:ascii="Calibri" w:eastAsia="Calibri" w:hAnsi="Calibri" w:cs="Calibri"/>
            <w:sz w:val="24"/>
            <w:szCs w:val="24"/>
            <w:rtl/>
          </w:rPr>
          <w:delText xml:space="preserve">عاقبتك </w:delText>
        </w:r>
      </w:del>
      <w:ins w:id="669" w:author="Dr. Diana Hassan" w:date="2026-03-11T00:17:00Z" w16du:dateUtc="2026-03-10T21:17:00Z">
        <w:r w:rsidR="00360544">
          <w:rPr>
            <w:rFonts w:ascii="Calibri" w:eastAsia="Calibri" w:hAnsi="Calibri" w:cs="Calibri" w:hint="cs"/>
            <w:sz w:val="24"/>
            <w:szCs w:val="24"/>
            <w:rtl/>
          </w:rPr>
          <w:t>عافيتك</w:t>
        </w:r>
        <w:r w:rsidR="00360544" w:rsidRPr="2AF30782">
          <w:rPr>
            <w:rFonts w:ascii="Calibri" w:eastAsia="Calibri" w:hAnsi="Calibri" w:cs="Calibri"/>
            <w:sz w:val="24"/>
            <w:szCs w:val="24"/>
            <w:rtl/>
          </w:rPr>
          <w:t xml:space="preserve"> </w:t>
        </w:r>
      </w:ins>
      <w:del w:id="670" w:author="Dr. Diana Hassan" w:date="2026-03-11T00:16:00Z" w16du:dateUtc="2026-03-10T21:16:00Z">
        <w:r w:rsidR="2AF30782" w:rsidRPr="2AF30782" w:rsidDel="001D792D">
          <w:rPr>
            <w:rFonts w:ascii="Calibri" w:eastAsia="Calibri" w:hAnsi="Calibri" w:cs="Calibri"/>
            <w:sz w:val="24"/>
            <w:szCs w:val="24"/>
            <w:rtl/>
          </w:rPr>
          <w:delText>يعني هنا عندنا هذي الركائز</w:delText>
        </w:r>
      </w:del>
    </w:p>
    <w:p w14:paraId="6A29B0DD" w14:textId="77777777" w:rsidR="00B1299C" w:rsidRDefault="00B1299C" w:rsidP="00B1299C">
      <w:pPr>
        <w:bidi/>
        <w:rPr>
          <w:ins w:id="671" w:author="Dr. Diana Hassan" w:date="2026-03-11T00:14:00Z" w16du:dateUtc="2026-03-10T21:14:00Z"/>
          <w:rFonts w:ascii="Calibri" w:eastAsia="Calibri" w:hAnsi="Calibri" w:cs="Calibri"/>
          <w:sz w:val="24"/>
          <w:szCs w:val="24"/>
          <w:rtl/>
        </w:rPr>
      </w:pPr>
    </w:p>
    <w:p w14:paraId="4F1C0F41" w14:textId="20C36BC6" w:rsidR="00DA151E" w:rsidRDefault="00360544" w:rsidP="00B1299C">
      <w:pPr>
        <w:bidi/>
        <w:rPr>
          <w:ins w:id="672" w:author="Dr. Diana Hassan" w:date="2026-03-11T00:22:00Z" w16du:dateUtc="2026-03-10T21:22:00Z"/>
          <w:rFonts w:ascii="Calibri" w:eastAsia="Calibri" w:hAnsi="Calibri" w:cs="Calibri"/>
          <w:sz w:val="24"/>
          <w:szCs w:val="24"/>
          <w:rtl/>
        </w:rPr>
      </w:pPr>
      <w:ins w:id="673" w:author="Dr. Diana Hassan" w:date="2026-03-11T00:17:00Z" w16du:dateUtc="2026-03-10T21:17:00Z">
        <w:r w:rsidRPr="005C32C3">
          <w:rPr>
            <w:rFonts w:ascii="Calibri" w:eastAsia="Calibri" w:hAnsi="Calibri" w:cs="Calibri" w:hint="eastAsia"/>
            <w:sz w:val="24"/>
            <w:szCs w:val="24"/>
            <w:highlight w:val="yellow"/>
            <w:rtl/>
            <w:rPrChange w:id="674" w:author="Dr. Diana Hassan" w:date="2026-03-11T00:31:00Z" w16du:dateUtc="2026-03-10T21:31:00Z">
              <w:rPr>
                <w:rFonts w:ascii="Calibri" w:eastAsia="Calibri" w:hAnsi="Calibri" w:cs="Calibri" w:hint="eastAsia"/>
                <w:sz w:val="24"/>
                <w:szCs w:val="24"/>
                <w:rtl/>
              </w:rPr>
            </w:rPrChange>
          </w:rPr>
          <w:lastRenderedPageBreak/>
          <w:t>د</w:t>
        </w:r>
        <w:r w:rsidRPr="005C32C3">
          <w:rPr>
            <w:rFonts w:ascii="Calibri" w:eastAsia="Calibri" w:hAnsi="Calibri" w:cs="Calibri"/>
            <w:sz w:val="24"/>
            <w:szCs w:val="24"/>
            <w:highlight w:val="yellow"/>
            <w:rtl/>
            <w:rPrChange w:id="675" w:author="Dr. Diana Hassan" w:date="2026-03-11T00:31:00Z" w16du:dateUtc="2026-03-10T21:31:00Z">
              <w:rPr>
                <w:rFonts w:ascii="Calibri" w:eastAsia="Calibri" w:hAnsi="Calibri" w:cs="Calibri"/>
                <w:sz w:val="24"/>
                <w:szCs w:val="24"/>
                <w:rtl/>
              </w:rPr>
            </w:rPrChange>
          </w:rPr>
          <w:t>.</w:t>
        </w:r>
      </w:ins>
      <w:r w:rsidR="2AF30782" w:rsidRPr="005C32C3">
        <w:rPr>
          <w:rFonts w:ascii="Calibri" w:eastAsia="Calibri" w:hAnsi="Calibri" w:cs="Calibri"/>
          <w:sz w:val="24"/>
          <w:szCs w:val="24"/>
          <w:highlight w:val="yellow"/>
          <w:rtl/>
          <w:rPrChange w:id="676" w:author="Dr. Diana Hassan" w:date="2026-03-11T00:31:00Z" w16du:dateUtc="2026-03-10T21:31:00Z">
            <w:rPr>
              <w:rFonts w:ascii="Calibri" w:eastAsia="Calibri" w:hAnsi="Calibri" w:cs="Calibri"/>
              <w:sz w:val="24"/>
              <w:szCs w:val="24"/>
              <w:rtl/>
            </w:rPr>
          </w:rPrChange>
        </w:rPr>
        <w:t xml:space="preserve"> </w:t>
      </w:r>
      <w:del w:id="677" w:author="Dr. Diana Hassan" w:date="2026-03-11T00:17:00Z" w16du:dateUtc="2026-03-10T21:17:00Z">
        <w:r w:rsidR="2AF30782" w:rsidRPr="005C32C3" w:rsidDel="00360544">
          <w:rPr>
            <w:rFonts w:ascii="Calibri" w:eastAsia="Calibri" w:hAnsi="Calibri" w:cs="Calibri"/>
            <w:sz w:val="24"/>
            <w:szCs w:val="24"/>
            <w:highlight w:val="yellow"/>
            <w:rtl/>
            <w:rPrChange w:id="678" w:author="Dr. Diana Hassan" w:date="2026-03-11T00:31:00Z" w16du:dateUtc="2026-03-10T21:31:00Z">
              <w:rPr>
                <w:rFonts w:ascii="Calibri" w:eastAsia="Calibri" w:hAnsi="Calibri" w:cs="Calibri"/>
                <w:sz w:val="24"/>
                <w:szCs w:val="24"/>
                <w:rtl/>
              </w:rPr>
            </w:rPrChange>
          </w:rPr>
          <w:delText xml:space="preserve">كأك </w:delText>
        </w:r>
      </w:del>
      <w:ins w:id="679" w:author="Dr. Diana Hassan" w:date="2026-03-11T00:17:00Z" w16du:dateUtc="2026-03-10T21:17:00Z">
        <w:r w:rsidRPr="005C32C3">
          <w:rPr>
            <w:rFonts w:ascii="Calibri" w:eastAsia="Calibri" w:hAnsi="Calibri" w:cs="Calibri" w:hint="eastAsia"/>
            <w:sz w:val="24"/>
            <w:szCs w:val="24"/>
            <w:highlight w:val="yellow"/>
            <w:rtl/>
            <w:rPrChange w:id="680" w:author="Dr. Diana Hassan" w:date="2026-03-11T00:31:00Z" w16du:dateUtc="2026-03-10T21:31:00Z">
              <w:rPr>
                <w:rFonts w:ascii="Calibri" w:eastAsia="Calibri" w:hAnsi="Calibri" w:cs="Calibri" w:hint="eastAsia"/>
                <w:sz w:val="24"/>
                <w:szCs w:val="24"/>
                <w:rtl/>
              </w:rPr>
            </w:rPrChange>
          </w:rPr>
          <w:t>كاكل</w:t>
        </w:r>
        <w:r w:rsidRPr="005C32C3">
          <w:rPr>
            <w:rFonts w:ascii="Calibri" w:eastAsia="Calibri" w:hAnsi="Calibri" w:cs="Calibri"/>
            <w:sz w:val="24"/>
            <w:szCs w:val="24"/>
            <w:highlight w:val="yellow"/>
            <w:rtl/>
            <w:rPrChange w:id="681" w:author="Dr. Diana Hassan" w:date="2026-03-11T00:31:00Z" w16du:dateUtc="2026-03-10T21:31:00Z">
              <w:rPr>
                <w:rFonts w:ascii="Calibri" w:eastAsia="Calibri" w:hAnsi="Calibri" w:cs="Calibri"/>
                <w:sz w:val="24"/>
                <w:szCs w:val="24"/>
                <w:rtl/>
              </w:rPr>
            </w:rPrChange>
          </w:rPr>
          <w:t xml:space="preserve"> </w:t>
        </w:r>
      </w:ins>
      <w:del w:id="682" w:author="Dr. Diana Hassan" w:date="2026-03-11T00:17:00Z" w16du:dateUtc="2026-03-10T21:17:00Z">
        <w:r w:rsidR="2AF30782" w:rsidRPr="005C32C3" w:rsidDel="00360544">
          <w:rPr>
            <w:rFonts w:ascii="Calibri" w:eastAsia="Calibri" w:hAnsi="Calibri" w:cs="Calibri"/>
            <w:sz w:val="24"/>
            <w:szCs w:val="24"/>
            <w:highlight w:val="yellow"/>
            <w:rtl/>
            <w:rPrChange w:id="683" w:author="Dr. Diana Hassan" w:date="2026-03-11T00:31:00Z" w16du:dateUtc="2026-03-10T21:31:00Z">
              <w:rPr>
                <w:rFonts w:ascii="Calibri" w:eastAsia="Calibri" w:hAnsi="Calibri" w:cs="Calibri"/>
                <w:sz w:val="24"/>
                <w:szCs w:val="24"/>
                <w:rtl/>
              </w:rPr>
            </w:rPrChange>
          </w:rPr>
          <w:delText>ال</w:delText>
        </w:r>
      </w:del>
      <w:r w:rsidR="2AF30782" w:rsidRPr="005C32C3">
        <w:rPr>
          <w:rFonts w:ascii="Calibri" w:eastAsia="Calibri" w:hAnsi="Calibri" w:cs="Calibri"/>
          <w:sz w:val="24"/>
          <w:szCs w:val="24"/>
          <w:highlight w:val="yellow"/>
          <w:rtl/>
          <w:rPrChange w:id="684" w:author="Dr. Diana Hassan" w:date="2026-03-11T00:31:00Z" w16du:dateUtc="2026-03-10T21:31:00Z">
            <w:rPr>
              <w:rFonts w:ascii="Calibri" w:eastAsia="Calibri" w:hAnsi="Calibri" w:cs="Calibri"/>
              <w:sz w:val="24"/>
              <w:szCs w:val="24"/>
              <w:rtl/>
            </w:rPr>
          </w:rPrChange>
        </w:rPr>
        <w:t>رسول</w:t>
      </w:r>
      <w:ins w:id="685" w:author="Dr. Diana Hassan" w:date="2026-03-11T00:17:00Z" w16du:dateUtc="2026-03-10T21:17:00Z">
        <w:r>
          <w:rPr>
            <w:rFonts w:ascii="Calibri" w:eastAsia="Calibri" w:hAnsi="Calibri" w:cs="Calibri" w:hint="cs"/>
            <w:sz w:val="24"/>
            <w:szCs w:val="24"/>
            <w:rtl/>
          </w:rPr>
          <w:t xml:space="preserve">: </w:t>
        </w:r>
      </w:ins>
      <w:r w:rsidR="2AF30782" w:rsidRPr="2AF30782">
        <w:rPr>
          <w:rFonts w:ascii="Calibri" w:eastAsia="Calibri" w:hAnsi="Calibri" w:cs="Calibri"/>
          <w:sz w:val="24"/>
          <w:szCs w:val="24"/>
          <w:rtl/>
        </w:rPr>
        <w:t xml:space="preserve"> هي الركائز الخمسة الركائز المهمة مثل ما قالوا الزملاء ممكن </w:t>
      </w:r>
      <w:ins w:id="686" w:author="Dr. Diana Hassan" w:date="2026-03-11T00:18:00Z" w16du:dateUtc="2026-03-10T21:18:00Z">
        <w:r w:rsidR="004D2F9C">
          <w:rPr>
            <w:rFonts w:ascii="Calibri" w:eastAsia="Calibri" w:hAnsi="Calibri" w:cs="Calibri" w:hint="cs"/>
            <w:sz w:val="24"/>
            <w:szCs w:val="24"/>
            <w:rtl/>
          </w:rPr>
          <w:t>ال</w:t>
        </w:r>
      </w:ins>
      <w:r w:rsidR="2AF30782" w:rsidRPr="2AF30782">
        <w:rPr>
          <w:rFonts w:ascii="Calibri" w:eastAsia="Calibri" w:hAnsi="Calibri" w:cs="Calibri"/>
          <w:sz w:val="24"/>
          <w:szCs w:val="24"/>
          <w:rtl/>
        </w:rPr>
        <w:t>جانب الروح</w:t>
      </w:r>
      <w:ins w:id="687" w:author="Dr. Diana Hassan" w:date="2026-03-11T00:18:00Z" w16du:dateUtc="2026-03-10T21:18:00Z">
        <w:r w:rsidR="004D2F9C">
          <w:rPr>
            <w:rFonts w:ascii="Calibri" w:eastAsia="Calibri" w:hAnsi="Calibri" w:cs="Calibri" w:hint="cs"/>
            <w:sz w:val="24"/>
            <w:szCs w:val="24"/>
            <w:rtl/>
          </w:rPr>
          <w:t>ي</w:t>
        </w:r>
      </w:ins>
      <w:r w:rsidR="2AF30782" w:rsidRPr="2AF30782">
        <w:rPr>
          <w:rFonts w:ascii="Calibri" w:eastAsia="Calibri" w:hAnsi="Calibri" w:cs="Calibri"/>
          <w:sz w:val="24"/>
          <w:szCs w:val="24"/>
          <w:rtl/>
        </w:rPr>
        <w:t xml:space="preserve"> أهم من هذي الركائز</w:t>
      </w:r>
      <w:ins w:id="688" w:author="Dr. Diana Hassan" w:date="2026-03-11T00:18:00Z" w16du:dateUtc="2026-03-10T21:18:00Z">
        <w:r w:rsidR="004D2F9C">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أهم ركيزة يؤدي إلى الراحة النفسية وتأثيرات </w:t>
      </w:r>
      <w:del w:id="689" w:author="Dr. Diana Hassan" w:date="2026-03-11T00:19:00Z" w16du:dateUtc="2026-03-10T21:19:00Z">
        <w:r w:rsidR="2AF30782" w:rsidRPr="2AF30782" w:rsidDel="004D2F9C">
          <w:rPr>
            <w:rFonts w:ascii="Calibri" w:eastAsia="Calibri" w:hAnsi="Calibri" w:cs="Calibri"/>
            <w:sz w:val="24"/>
            <w:szCs w:val="24"/>
            <w:rtl/>
          </w:rPr>
          <w:delText xml:space="preserve">عن </w:delText>
        </w:r>
      </w:del>
      <w:ins w:id="690" w:author="Dr. Diana Hassan" w:date="2026-03-11T00:19:00Z" w16du:dateUtc="2026-03-10T21:19:00Z">
        <w:r w:rsidR="004D2F9C" w:rsidRPr="2AF30782">
          <w:rPr>
            <w:rFonts w:ascii="Calibri" w:eastAsia="Calibri" w:hAnsi="Calibri" w:cs="Calibri"/>
            <w:sz w:val="24"/>
            <w:szCs w:val="24"/>
            <w:rtl/>
          </w:rPr>
          <w:t>ع</w:t>
        </w:r>
        <w:r w:rsidR="004D2F9C">
          <w:rPr>
            <w:rFonts w:ascii="Calibri" w:eastAsia="Calibri" w:hAnsi="Calibri" w:cs="Calibri" w:hint="cs"/>
            <w:sz w:val="24"/>
            <w:szCs w:val="24"/>
            <w:rtl/>
          </w:rPr>
          <w:t>ل</w:t>
        </w:r>
        <w:r w:rsidR="00A2784C">
          <w:rPr>
            <w:rFonts w:ascii="Calibri" w:eastAsia="Calibri" w:hAnsi="Calibri" w:cs="Calibri" w:hint="cs"/>
            <w:sz w:val="24"/>
            <w:szCs w:val="24"/>
            <w:rtl/>
          </w:rPr>
          <w:t>ى</w:t>
        </w:r>
        <w:r w:rsidR="004D2F9C"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جهات الأخرى</w:t>
      </w:r>
      <w:ins w:id="691" w:author="Dr. Diana Hassan" w:date="2026-03-11T00:18:00Z" w16du:dateUtc="2026-03-10T21:18:00Z">
        <w:r w:rsidR="00F5491C">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بس أيضاً الركيزة الاجتماعية مهمة جداً</w:t>
      </w:r>
      <w:ins w:id="692" w:author="Dr. Diana Hassan" w:date="2026-03-11T00:19:00Z" w16du:dateUtc="2026-03-10T21:19:00Z">
        <w:r w:rsidR="00A2784C">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نشوف المجتمعات الغربية نسبة الانتحار فيها عالية لأن أولاً ال</w:t>
      </w:r>
      <w:ins w:id="693" w:author="Dr. Diana Hassan" w:date="2026-03-11T00:22:00Z" w16du:dateUtc="2026-03-10T21:22:00Z">
        <w:r w:rsidR="0087626F">
          <w:rPr>
            <w:rFonts w:ascii="Calibri" w:eastAsia="Calibri" w:hAnsi="Calibri" w:cs="Calibri" w:hint="cs"/>
            <w:sz w:val="24"/>
            <w:szCs w:val="24"/>
            <w:rtl/>
          </w:rPr>
          <w:t>ا</w:t>
        </w:r>
        <w:r w:rsidR="00D32351">
          <w:rPr>
            <w:rFonts w:ascii="Calibri" w:eastAsia="Calibri" w:hAnsi="Calibri" w:cs="Calibri" w:hint="cs"/>
            <w:sz w:val="24"/>
            <w:szCs w:val="24"/>
            <w:rtl/>
          </w:rPr>
          <w:t>ل</w:t>
        </w:r>
      </w:ins>
      <w:r w:rsidR="2AF30782" w:rsidRPr="2AF30782">
        <w:rPr>
          <w:rFonts w:ascii="Calibri" w:eastAsia="Calibri" w:hAnsi="Calibri" w:cs="Calibri"/>
          <w:sz w:val="24"/>
          <w:szCs w:val="24"/>
          <w:rtl/>
        </w:rPr>
        <w:t>تزام</w:t>
      </w:r>
      <w:ins w:id="694" w:author="Dr. Diana Hassan" w:date="2026-03-11T00:19:00Z" w16du:dateUtc="2026-03-10T21:19:00Z">
        <w:r w:rsidR="00A2784C">
          <w:rPr>
            <w:rFonts w:ascii="Calibri" w:eastAsia="Calibri" w:hAnsi="Calibri" w:cs="Calibri" w:hint="cs"/>
            <w:sz w:val="24"/>
            <w:szCs w:val="24"/>
            <w:rtl/>
          </w:rPr>
          <w:t xml:space="preserve"> ال</w:t>
        </w:r>
      </w:ins>
      <w:r w:rsidR="2AF30782" w:rsidRPr="2AF30782">
        <w:rPr>
          <w:rFonts w:ascii="Calibri" w:eastAsia="Calibri" w:hAnsi="Calibri" w:cs="Calibri"/>
          <w:sz w:val="24"/>
          <w:szCs w:val="24"/>
          <w:rtl/>
        </w:rPr>
        <w:t>ر</w:t>
      </w:r>
      <w:ins w:id="695" w:author="Dr. Diana Hassan" w:date="2026-03-11T00:19:00Z" w16du:dateUtc="2026-03-10T21:19:00Z">
        <w:r w:rsidR="00A2784C">
          <w:rPr>
            <w:rFonts w:ascii="Calibri" w:eastAsia="Calibri" w:hAnsi="Calibri" w:cs="Calibri" w:hint="cs"/>
            <w:sz w:val="24"/>
            <w:szCs w:val="24"/>
            <w:rtl/>
          </w:rPr>
          <w:t>وحي</w:t>
        </w:r>
      </w:ins>
      <w:r w:rsidR="2AF30782" w:rsidRPr="2AF30782">
        <w:rPr>
          <w:rFonts w:ascii="Calibri" w:eastAsia="Calibri" w:hAnsi="Calibri" w:cs="Calibri"/>
          <w:sz w:val="24"/>
          <w:szCs w:val="24"/>
          <w:rtl/>
        </w:rPr>
        <w:t xml:space="preserve"> </w:t>
      </w:r>
      <w:del w:id="696" w:author="Dr. Diana Hassan" w:date="2026-03-11T00:19:00Z" w16du:dateUtc="2026-03-10T21:19:00Z">
        <w:r w:rsidR="2AF30782" w:rsidRPr="2AF30782" w:rsidDel="00A2784C">
          <w:rPr>
            <w:rFonts w:ascii="Calibri" w:eastAsia="Calibri" w:hAnsi="Calibri" w:cs="Calibri"/>
            <w:sz w:val="24"/>
            <w:szCs w:val="24"/>
            <w:rtl/>
          </w:rPr>
          <w:delText xml:space="preserve">رائع </w:delText>
        </w:r>
      </w:del>
      <w:r w:rsidR="2AF30782" w:rsidRPr="2AF30782">
        <w:rPr>
          <w:rFonts w:ascii="Calibri" w:eastAsia="Calibri" w:hAnsi="Calibri" w:cs="Calibri"/>
          <w:sz w:val="24"/>
          <w:szCs w:val="24"/>
          <w:rtl/>
        </w:rPr>
        <w:t>لهم أقل و</w:t>
      </w:r>
      <w:del w:id="697" w:author="Dr. Diana Hassan" w:date="2026-03-11T00:20:00Z" w16du:dateUtc="2026-03-10T21:20:00Z">
        <w:r w:rsidR="2AF30782" w:rsidRPr="2AF30782" w:rsidDel="004134BA">
          <w:rPr>
            <w:rFonts w:ascii="Calibri" w:eastAsia="Calibri" w:hAnsi="Calibri" w:cs="Calibri"/>
            <w:sz w:val="24"/>
            <w:szCs w:val="24"/>
            <w:rtl/>
          </w:rPr>
          <w:delText>الجانب نسبة الانتحار التزام الروحي مع مجتمعهم وكان</w:delText>
        </w:r>
      </w:del>
      <w:r w:rsidR="2AF30782" w:rsidRPr="2AF30782">
        <w:rPr>
          <w:rFonts w:ascii="Calibri" w:eastAsia="Calibri" w:hAnsi="Calibri" w:cs="Calibri"/>
          <w:sz w:val="24"/>
          <w:szCs w:val="24"/>
          <w:rtl/>
        </w:rPr>
        <w:t xml:space="preserve"> أيضاً الجوانب الاجتماعية</w:t>
      </w:r>
      <w:ins w:id="698" w:author="Dr. Diana Hassan" w:date="2026-03-11T00:25:00Z" w16du:dateUtc="2026-03-10T21:25:00Z">
        <w:r w:rsidR="00C14E1F">
          <w:rPr>
            <w:rFonts w:ascii="Calibri" w:eastAsia="Calibri" w:hAnsi="Calibri" w:cs="Calibri" w:hint="cs"/>
            <w:sz w:val="24"/>
            <w:szCs w:val="24"/>
            <w:rtl/>
          </w:rPr>
          <w:t>.</w:t>
        </w:r>
      </w:ins>
      <w:r w:rsidR="2AF30782" w:rsidRPr="2AF30782">
        <w:rPr>
          <w:rFonts w:ascii="Calibri" w:eastAsia="Calibri" w:hAnsi="Calibri" w:cs="Calibri"/>
          <w:sz w:val="24"/>
          <w:szCs w:val="24"/>
          <w:rtl/>
        </w:rPr>
        <w:t xml:space="preserve"> العوائل المتفككة مع </w:t>
      </w:r>
      <w:ins w:id="699" w:author="Dr. Diana Hassan" w:date="2026-03-11T00:26:00Z" w16du:dateUtc="2026-03-10T21:26:00Z">
        <w:r w:rsidR="00F06578">
          <w:rPr>
            <w:rFonts w:ascii="Calibri" w:eastAsia="Calibri" w:hAnsi="Calibri" w:cs="Calibri" w:hint="cs"/>
            <w:sz w:val="24"/>
            <w:szCs w:val="24"/>
            <w:rtl/>
          </w:rPr>
          <w:t xml:space="preserve"> عدم </w:t>
        </w:r>
      </w:ins>
      <w:r w:rsidR="2AF30782" w:rsidRPr="2AF30782">
        <w:rPr>
          <w:rFonts w:ascii="Calibri" w:eastAsia="Calibri" w:hAnsi="Calibri" w:cs="Calibri"/>
          <w:sz w:val="24"/>
          <w:szCs w:val="24"/>
          <w:rtl/>
        </w:rPr>
        <w:t>ال</w:t>
      </w:r>
      <w:ins w:id="700" w:author="Dr. Diana Hassan" w:date="2026-03-11T00:26:00Z" w16du:dateUtc="2026-03-10T21:26:00Z">
        <w:r w:rsidR="003E45AD">
          <w:rPr>
            <w:rFonts w:ascii="Calibri" w:eastAsia="Calibri" w:hAnsi="Calibri" w:cs="Calibri" w:hint="cs"/>
            <w:sz w:val="24"/>
            <w:szCs w:val="24"/>
            <w:rtl/>
          </w:rPr>
          <w:t>ال</w:t>
        </w:r>
      </w:ins>
      <w:del w:id="701" w:author="Dr. Diana Hassan" w:date="2026-03-11T00:22:00Z" w16du:dateUtc="2026-03-10T21:22:00Z">
        <w:r w:rsidR="2AF30782" w:rsidRPr="2AF30782" w:rsidDel="00D32351">
          <w:rPr>
            <w:rFonts w:ascii="Calibri" w:eastAsia="Calibri" w:hAnsi="Calibri" w:cs="Calibri"/>
            <w:sz w:val="24"/>
            <w:szCs w:val="24"/>
            <w:rtl/>
          </w:rPr>
          <w:delText>م</w:delText>
        </w:r>
      </w:del>
      <w:r w:rsidR="2AF30782" w:rsidRPr="2AF30782">
        <w:rPr>
          <w:rFonts w:ascii="Calibri" w:eastAsia="Calibri" w:hAnsi="Calibri" w:cs="Calibri"/>
          <w:sz w:val="24"/>
          <w:szCs w:val="24"/>
          <w:rtl/>
        </w:rPr>
        <w:t xml:space="preserve">تزامات العائلية فهاذي </w:t>
      </w:r>
      <w:ins w:id="702" w:author="Dr. Diana Hassan" w:date="2026-03-11T00:26:00Z" w16du:dateUtc="2026-03-10T21:26:00Z">
        <w:r w:rsidR="003E45AD">
          <w:rPr>
            <w:rFonts w:ascii="Calibri" w:eastAsia="Calibri" w:hAnsi="Calibri" w:cs="Calibri" w:hint="cs"/>
            <w:sz w:val="24"/>
            <w:szCs w:val="24"/>
            <w:rtl/>
          </w:rPr>
          <w:t xml:space="preserve"> ما </w:t>
        </w:r>
      </w:ins>
      <w:del w:id="703" w:author="Dr. Diana Hassan" w:date="2026-03-11T00:26:00Z" w16du:dateUtc="2026-03-10T21:26:00Z">
        <w:r w:rsidR="2AF30782" w:rsidRPr="2AF30782" w:rsidDel="003E45AD">
          <w:rPr>
            <w:rFonts w:ascii="Calibri" w:eastAsia="Calibri" w:hAnsi="Calibri" w:cs="Calibri"/>
            <w:sz w:val="24"/>
            <w:szCs w:val="24"/>
            <w:rtl/>
          </w:rPr>
          <w:delText xml:space="preserve">يدي إلى أيضاً يمار </w:delText>
        </w:r>
      </w:del>
      <w:r w:rsidR="2AF30782" w:rsidRPr="2AF30782">
        <w:rPr>
          <w:rFonts w:ascii="Calibri" w:eastAsia="Calibri" w:hAnsi="Calibri" w:cs="Calibri"/>
          <w:sz w:val="24"/>
          <w:szCs w:val="24"/>
          <w:rtl/>
        </w:rPr>
        <w:t xml:space="preserve">حتكون حياة طيبة يعني </w:t>
      </w:r>
      <w:del w:id="704" w:author="Dr. Diana Hassan" w:date="2026-03-11T00:26:00Z" w16du:dateUtc="2026-03-10T21:26:00Z">
        <w:r w:rsidR="2AF30782" w:rsidRPr="2AF30782" w:rsidDel="003E45AD">
          <w:rPr>
            <w:rFonts w:ascii="Calibri" w:eastAsia="Calibri" w:hAnsi="Calibri" w:cs="Calibri"/>
            <w:sz w:val="24"/>
            <w:szCs w:val="24"/>
            <w:rtl/>
          </w:rPr>
          <w:delText xml:space="preserve">ييدي إلى </w:delText>
        </w:r>
      </w:del>
      <w:r w:rsidR="2AF30782" w:rsidRPr="2AF30782">
        <w:rPr>
          <w:rFonts w:ascii="Calibri" w:eastAsia="Calibri" w:hAnsi="Calibri" w:cs="Calibri"/>
          <w:sz w:val="24"/>
          <w:szCs w:val="24"/>
          <w:rtl/>
        </w:rPr>
        <w:t xml:space="preserve">الجانب الاجتماعي أيضاً مهم </w:t>
      </w:r>
      <w:del w:id="705" w:author="Dr. Diana Hassan" w:date="2026-03-11T00:27:00Z" w16du:dateUtc="2026-03-10T21:27:00Z">
        <w:r w:rsidR="2AF30782" w:rsidRPr="2AF30782" w:rsidDel="003E45AD">
          <w:rPr>
            <w:rFonts w:ascii="Calibri" w:eastAsia="Calibri" w:hAnsi="Calibri" w:cs="Calibri"/>
            <w:sz w:val="24"/>
            <w:szCs w:val="24"/>
            <w:rtl/>
          </w:rPr>
          <w:delText xml:space="preserve">في </w:delText>
        </w:r>
      </w:del>
      <w:r w:rsidR="2AF30782" w:rsidRPr="2AF30782">
        <w:rPr>
          <w:rFonts w:ascii="Calibri" w:eastAsia="Calibri" w:hAnsi="Calibri" w:cs="Calibri"/>
          <w:sz w:val="24"/>
          <w:szCs w:val="24"/>
          <w:rtl/>
        </w:rPr>
        <w:t xml:space="preserve">بالإضافة للجانب الروحي </w:t>
      </w:r>
      <w:del w:id="706" w:author="Dr. Diana Hassan" w:date="2026-03-11T00:22:00Z" w16du:dateUtc="2026-03-10T21:22:00Z">
        <w:r w:rsidR="2AF30782" w:rsidRPr="2AF30782" w:rsidDel="00D32351">
          <w:rPr>
            <w:rFonts w:ascii="Calibri" w:eastAsia="Calibri" w:hAnsi="Calibri" w:cs="Calibri"/>
            <w:sz w:val="24"/>
            <w:szCs w:val="24"/>
            <w:rtl/>
          </w:rPr>
          <w:delText xml:space="preserve">بن </w:delText>
        </w:r>
      </w:del>
      <w:ins w:id="707" w:author="Dr. Diana Hassan" w:date="2026-03-11T00:22:00Z" w16du:dateUtc="2026-03-10T21:22:00Z">
        <w:r w:rsidR="00D32351">
          <w:rPr>
            <w:rFonts w:ascii="Calibri" w:eastAsia="Calibri" w:hAnsi="Calibri" w:cs="Calibri" w:hint="cs"/>
            <w:sz w:val="24"/>
            <w:szCs w:val="24"/>
            <w:rtl/>
          </w:rPr>
          <w:t>في</w:t>
        </w:r>
        <w:r w:rsidR="00D32351"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حياته الطيبة</w:t>
      </w:r>
    </w:p>
    <w:p w14:paraId="0D345021" w14:textId="77777777" w:rsidR="00DA151E" w:rsidRDefault="00DA151E" w:rsidP="00DA151E">
      <w:pPr>
        <w:bidi/>
        <w:rPr>
          <w:ins w:id="708" w:author="Dr. Diana Hassan" w:date="2026-03-11T00:22:00Z" w16du:dateUtc="2026-03-10T21:22:00Z"/>
          <w:rFonts w:ascii="Calibri" w:eastAsia="Calibri" w:hAnsi="Calibri" w:cs="Calibri"/>
          <w:sz w:val="24"/>
          <w:szCs w:val="24"/>
          <w:rtl/>
        </w:rPr>
      </w:pPr>
    </w:p>
    <w:p w14:paraId="476B4A9E" w14:textId="77777777" w:rsidR="0005740F" w:rsidRDefault="0005740F" w:rsidP="00DA151E">
      <w:pPr>
        <w:bidi/>
        <w:rPr>
          <w:ins w:id="709" w:author="Dr. Diana Hassan" w:date="2026-03-11T00:24:00Z" w16du:dateUtc="2026-03-10T21:24:00Z"/>
          <w:rFonts w:ascii="Calibri" w:eastAsia="Calibri" w:hAnsi="Calibri" w:cs="Calibri"/>
          <w:sz w:val="24"/>
          <w:szCs w:val="24"/>
          <w:rtl/>
        </w:rPr>
      </w:pPr>
      <w:ins w:id="710" w:author="Dr. Diana Hassan" w:date="2026-03-11T00:24:00Z" w16du:dateUtc="2026-03-10T21:24:00Z">
        <w:r w:rsidRPr="005C32C3">
          <w:rPr>
            <w:rFonts w:ascii="Calibri" w:eastAsia="Calibri" w:hAnsi="Calibri" w:cs="Calibri"/>
            <w:sz w:val="24"/>
            <w:szCs w:val="24"/>
            <w:highlight w:val="yellow"/>
            <w:rPrChange w:id="711" w:author="Dr. Diana Hassan" w:date="2026-03-11T00:31:00Z" w16du:dateUtc="2026-03-10T21:31:00Z">
              <w:rPr>
                <w:rFonts w:ascii="Calibri" w:eastAsia="Calibri" w:hAnsi="Calibri" w:cs="Calibri"/>
                <w:sz w:val="24"/>
                <w:szCs w:val="24"/>
              </w:rPr>
            </w:rPrChange>
          </w:rPr>
          <w:t>Diana (moderator):</w:t>
        </w:r>
        <w:r>
          <w:rPr>
            <w:rFonts w:ascii="Calibri" w:eastAsia="Calibri" w:hAnsi="Calibri" w:cs="Calibri" w:hint="cs"/>
            <w:sz w:val="24"/>
            <w:szCs w:val="24"/>
            <w:rtl/>
            <w:lang w:bidi="ar-QA"/>
          </w:rPr>
          <w:t xml:space="preserve"> </w:t>
        </w:r>
      </w:ins>
      <w:del w:id="712" w:author="Dr. Diana Hassan" w:date="2026-03-11T00:24:00Z" w16du:dateUtc="2026-03-10T21:24:00Z">
        <w:r w:rsidR="2AF30782" w:rsidRPr="2AF30782" w:rsidDel="0005740F">
          <w:rPr>
            <w:rFonts w:ascii="Calibri" w:eastAsia="Calibri" w:hAnsi="Calibri" w:cs="Calibri"/>
            <w:sz w:val="24"/>
            <w:szCs w:val="24"/>
            <w:rtl/>
          </w:rPr>
          <w:delText xml:space="preserve"> فالركيزة الاجتماعية </w:delText>
        </w:r>
      </w:del>
      <w:r w:rsidR="2AF30782" w:rsidRPr="2AF30782">
        <w:rPr>
          <w:rFonts w:ascii="Calibri" w:eastAsia="Calibri" w:hAnsi="Calibri" w:cs="Calibri"/>
          <w:sz w:val="24"/>
          <w:szCs w:val="24"/>
          <w:rtl/>
        </w:rPr>
        <w:t xml:space="preserve">حضرتك </w:t>
      </w:r>
      <w:del w:id="713" w:author="Dr. Diana Hassan" w:date="2026-03-11T00:23:00Z" w16du:dateUtc="2026-03-10T21:23:00Z">
        <w:r w:rsidR="2AF30782" w:rsidRPr="2AF30782" w:rsidDel="00DA151E">
          <w:rPr>
            <w:rFonts w:ascii="Calibri" w:eastAsia="Calibri" w:hAnsi="Calibri" w:cs="Calibri"/>
            <w:sz w:val="24"/>
            <w:szCs w:val="24"/>
            <w:rtl/>
          </w:rPr>
          <w:delText xml:space="preserve">تركست </w:delText>
        </w:r>
      </w:del>
      <w:ins w:id="714" w:author="Dr. Diana Hassan" w:date="2026-03-11T00:23:00Z" w16du:dateUtc="2026-03-10T21:23:00Z">
        <w:r w:rsidR="00DA151E">
          <w:rPr>
            <w:rFonts w:ascii="Calibri" w:eastAsia="Calibri" w:hAnsi="Calibri" w:cs="Calibri" w:hint="cs"/>
            <w:sz w:val="24"/>
            <w:szCs w:val="24"/>
            <w:rtl/>
          </w:rPr>
          <w:t>ركزت</w:t>
        </w:r>
        <w:r w:rsidR="00DA151E"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 xml:space="preserve">على الركيزة الاجتماعية وإن </w:t>
      </w:r>
      <w:del w:id="715" w:author="Dr. Diana Hassan" w:date="2026-03-11T00:23:00Z" w16du:dateUtc="2026-03-10T21:23:00Z">
        <w:r w:rsidR="2AF30782" w:rsidRPr="2AF30782" w:rsidDel="00DA151E">
          <w:rPr>
            <w:rFonts w:ascii="Calibri" w:eastAsia="Calibri" w:hAnsi="Calibri" w:cs="Calibri"/>
            <w:sz w:val="24"/>
            <w:szCs w:val="24"/>
            <w:rtl/>
          </w:rPr>
          <w:delText xml:space="preserve">هذا </w:delText>
        </w:r>
      </w:del>
      <w:ins w:id="716" w:author="Dr. Diana Hassan" w:date="2026-03-11T00:23:00Z" w16du:dateUtc="2026-03-10T21:23:00Z">
        <w:r w:rsidR="00DA151E" w:rsidRPr="2AF30782">
          <w:rPr>
            <w:rFonts w:ascii="Calibri" w:eastAsia="Calibri" w:hAnsi="Calibri" w:cs="Calibri"/>
            <w:sz w:val="24"/>
            <w:szCs w:val="24"/>
            <w:rtl/>
          </w:rPr>
          <w:t>هذ</w:t>
        </w:r>
        <w:r w:rsidR="00DA151E">
          <w:rPr>
            <w:rFonts w:ascii="Calibri" w:eastAsia="Calibri" w:hAnsi="Calibri" w:cs="Calibri" w:hint="cs"/>
            <w:sz w:val="24"/>
            <w:szCs w:val="24"/>
            <w:rtl/>
          </w:rPr>
          <w:t>ه</w:t>
        </w:r>
        <w:r w:rsidR="00DA151E" w:rsidRPr="2AF30782">
          <w:rPr>
            <w:rFonts w:ascii="Calibri" w:eastAsia="Calibri" w:hAnsi="Calibri" w:cs="Calibri"/>
            <w:sz w:val="24"/>
            <w:szCs w:val="24"/>
            <w:rtl/>
          </w:rPr>
          <w:t xml:space="preserve"> </w:t>
        </w:r>
      </w:ins>
      <w:del w:id="717" w:author="Dr. Diana Hassan" w:date="2026-03-11T00:23:00Z" w16du:dateUtc="2026-03-10T21:23:00Z">
        <w:r w:rsidR="2AF30782" w:rsidRPr="2AF30782" w:rsidDel="00DA151E">
          <w:rPr>
            <w:rFonts w:ascii="Calibri" w:eastAsia="Calibri" w:hAnsi="Calibri" w:cs="Calibri"/>
            <w:sz w:val="24"/>
            <w:szCs w:val="24"/>
            <w:rtl/>
          </w:rPr>
          <w:delText xml:space="preserve">متعاذل </w:delText>
        </w:r>
      </w:del>
      <w:ins w:id="718" w:author="Dr. Diana Hassan" w:date="2026-03-11T00:23:00Z" w16du:dateUtc="2026-03-10T21:23:00Z">
        <w:r w:rsidR="00DA151E" w:rsidRPr="2AF30782">
          <w:rPr>
            <w:rFonts w:ascii="Calibri" w:eastAsia="Calibri" w:hAnsi="Calibri" w:cs="Calibri"/>
            <w:sz w:val="24"/>
            <w:szCs w:val="24"/>
            <w:rtl/>
          </w:rPr>
          <w:t>متعا</w:t>
        </w:r>
        <w:r w:rsidR="00DA151E">
          <w:rPr>
            <w:rFonts w:ascii="Calibri" w:eastAsia="Calibri" w:hAnsi="Calibri" w:cs="Calibri" w:hint="cs"/>
            <w:sz w:val="24"/>
            <w:szCs w:val="24"/>
            <w:rtl/>
          </w:rPr>
          <w:t>دلة</w:t>
        </w:r>
        <w:r w:rsidR="00DA151E" w:rsidRPr="2AF30782">
          <w:rPr>
            <w:rFonts w:ascii="Calibri" w:eastAsia="Calibri" w:hAnsi="Calibri" w:cs="Calibri"/>
            <w:sz w:val="24"/>
            <w:szCs w:val="24"/>
            <w:rtl/>
          </w:rPr>
          <w:t xml:space="preserve"> </w:t>
        </w:r>
      </w:ins>
      <w:r w:rsidR="2AF30782" w:rsidRPr="2AF30782">
        <w:rPr>
          <w:rFonts w:ascii="Calibri" w:eastAsia="Calibri" w:hAnsi="Calibri" w:cs="Calibri"/>
          <w:sz w:val="24"/>
          <w:szCs w:val="24"/>
          <w:rtl/>
        </w:rPr>
        <w:t>مع الركيزة الر</w:t>
      </w:r>
      <w:ins w:id="719" w:author="Dr. Diana Hassan" w:date="2026-03-11T00:23:00Z" w16du:dateUtc="2026-03-10T21:23:00Z">
        <w:r>
          <w:rPr>
            <w:rFonts w:ascii="Calibri" w:eastAsia="Calibri" w:hAnsi="Calibri" w:cs="Calibri" w:hint="cs"/>
            <w:sz w:val="24"/>
            <w:szCs w:val="24"/>
            <w:rtl/>
          </w:rPr>
          <w:t>وحية</w:t>
        </w:r>
      </w:ins>
      <w:r w:rsidR="2AF30782" w:rsidRPr="2AF30782">
        <w:rPr>
          <w:rFonts w:ascii="Calibri" w:eastAsia="Calibri" w:hAnsi="Calibri" w:cs="Calibri"/>
          <w:sz w:val="24"/>
          <w:szCs w:val="24"/>
          <w:rtl/>
        </w:rPr>
        <w:t xml:space="preserve"> </w:t>
      </w:r>
      <w:del w:id="720" w:author="Dr. Diana Hassan" w:date="2026-03-11T00:24:00Z" w16du:dateUtc="2026-03-10T21:24:00Z">
        <w:r w:rsidR="2AF30782" w:rsidRPr="2AF30782" w:rsidDel="0005740F">
          <w:rPr>
            <w:rFonts w:ascii="Calibri" w:eastAsia="Calibri" w:hAnsi="Calibri" w:cs="Calibri"/>
            <w:sz w:val="24"/>
            <w:szCs w:val="24"/>
          </w:rPr>
          <w:delText>Unidos</w:delText>
        </w:r>
        <w:r w:rsidR="2AF30782" w:rsidRPr="2AF30782" w:rsidDel="0005740F">
          <w:rPr>
            <w:rFonts w:ascii="Calibri" w:eastAsia="Calibri" w:hAnsi="Calibri" w:cs="Calibri"/>
            <w:sz w:val="24"/>
            <w:szCs w:val="24"/>
            <w:rtl/>
          </w:rPr>
          <w:delText xml:space="preserve"> </w:delText>
        </w:r>
      </w:del>
    </w:p>
    <w:p w14:paraId="46589584" w14:textId="77777777" w:rsidR="0005740F" w:rsidRDefault="0005740F" w:rsidP="0005740F">
      <w:pPr>
        <w:bidi/>
        <w:rPr>
          <w:ins w:id="721" w:author="Dr. Diana Hassan" w:date="2026-03-11T00:24:00Z" w16du:dateUtc="2026-03-10T21:24:00Z"/>
          <w:rFonts w:ascii="Calibri" w:eastAsia="Calibri" w:hAnsi="Calibri" w:cs="Calibri"/>
          <w:sz w:val="24"/>
          <w:szCs w:val="24"/>
          <w:rtl/>
        </w:rPr>
      </w:pPr>
    </w:p>
    <w:p w14:paraId="729E847D" w14:textId="01C6E555" w:rsidR="00565DFF" w:rsidRDefault="2AF30782" w:rsidP="0005740F">
      <w:pPr>
        <w:bidi/>
        <w:rPr>
          <w:rFonts w:ascii="Calibri" w:eastAsia="Calibri" w:hAnsi="Calibri" w:cs="Calibri"/>
          <w:sz w:val="24"/>
          <w:szCs w:val="24"/>
        </w:rPr>
      </w:pPr>
      <w:commentRangeStart w:id="722"/>
      <w:r w:rsidRPr="2AF30782">
        <w:rPr>
          <w:rFonts w:ascii="Calibri" w:eastAsia="Calibri" w:hAnsi="Calibri" w:cs="Calibri"/>
          <w:sz w:val="24"/>
          <w:szCs w:val="24"/>
          <w:rtl/>
        </w:rPr>
        <w:t>مستخدمين الرعاية مستخدمين الرعاية أحمد هاني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 تواصل</w:t>
      </w:r>
      <w:commentRangeEnd w:id="722"/>
      <w:r w:rsidR="00831CCC">
        <w:rPr>
          <w:rStyle w:val="CommentReference"/>
          <w:rFonts w:ascii="Calibri" w:eastAsia="Calibri" w:hAnsi="Calibri" w:cs="Calibri"/>
          <w:sz w:val="24"/>
          <w:szCs w:val="24"/>
        </w:rPr>
        <w:commentReference w:id="722"/>
      </w:r>
    </w:p>
    <w:sectPr w:rsidR="00565DFF">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22" w:author="Dr. Diana Hassan" w:date="2026-03-11T00:24:00Z" w:initials="DH">
    <w:p w14:paraId="00DC804D" w14:textId="77777777" w:rsidR="00831CCC" w:rsidRDefault="00831CCC" w:rsidP="00831CCC">
      <w:pPr>
        <w:pStyle w:val="CommentText"/>
      </w:pPr>
      <w:r>
        <w:rPr>
          <w:rStyle w:val="CommentReference"/>
        </w:rPr>
        <w:annotationRef/>
      </w:r>
      <w:r>
        <w:rPr>
          <w:rFonts w:hint="eastAsia"/>
          <w:rtl/>
          <w:lang w:bidi="ar-Q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DC80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2927DF" w16cex:dateUtc="2026-03-10T2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DC804D" w16cid:durableId="522927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16E5F"/>
    <w:multiLevelType w:val="hybridMultilevel"/>
    <w:tmpl w:val="8A288CB2"/>
    <w:lvl w:ilvl="0" w:tplc="284066CA">
      <w:start w:val="1"/>
      <w:numFmt w:val="bullet"/>
      <w:lvlText w:val="●"/>
      <w:lvlJc w:val="left"/>
      <w:pPr>
        <w:ind w:left="720" w:hanging="360"/>
      </w:pPr>
    </w:lvl>
    <w:lvl w:ilvl="1" w:tplc="C94ABBEC">
      <w:start w:val="1"/>
      <w:numFmt w:val="bullet"/>
      <w:lvlText w:val="○"/>
      <w:lvlJc w:val="left"/>
      <w:pPr>
        <w:ind w:left="1440" w:hanging="360"/>
      </w:pPr>
    </w:lvl>
    <w:lvl w:ilvl="2" w:tplc="BE5C5DEC">
      <w:start w:val="1"/>
      <w:numFmt w:val="bullet"/>
      <w:lvlText w:val="■"/>
      <w:lvlJc w:val="left"/>
      <w:pPr>
        <w:ind w:left="2160" w:hanging="360"/>
      </w:pPr>
    </w:lvl>
    <w:lvl w:ilvl="3" w:tplc="97981416">
      <w:start w:val="1"/>
      <w:numFmt w:val="bullet"/>
      <w:lvlText w:val="●"/>
      <w:lvlJc w:val="left"/>
      <w:pPr>
        <w:ind w:left="2880" w:hanging="360"/>
      </w:pPr>
    </w:lvl>
    <w:lvl w:ilvl="4" w:tplc="DDB032E2">
      <w:start w:val="1"/>
      <w:numFmt w:val="bullet"/>
      <w:lvlText w:val="○"/>
      <w:lvlJc w:val="left"/>
      <w:pPr>
        <w:ind w:left="3600" w:hanging="360"/>
      </w:pPr>
    </w:lvl>
    <w:lvl w:ilvl="5" w:tplc="4F26BF60">
      <w:start w:val="1"/>
      <w:numFmt w:val="bullet"/>
      <w:lvlText w:val="■"/>
      <w:lvlJc w:val="left"/>
      <w:pPr>
        <w:ind w:left="4320" w:hanging="360"/>
      </w:pPr>
    </w:lvl>
    <w:lvl w:ilvl="6" w:tplc="776021E6">
      <w:start w:val="1"/>
      <w:numFmt w:val="bullet"/>
      <w:lvlText w:val="●"/>
      <w:lvlJc w:val="left"/>
      <w:pPr>
        <w:ind w:left="5040" w:hanging="360"/>
      </w:pPr>
    </w:lvl>
    <w:lvl w:ilvl="7" w:tplc="F86E497C">
      <w:start w:val="1"/>
      <w:numFmt w:val="bullet"/>
      <w:lvlText w:val="●"/>
      <w:lvlJc w:val="left"/>
      <w:pPr>
        <w:ind w:left="5760" w:hanging="360"/>
      </w:pPr>
    </w:lvl>
    <w:lvl w:ilvl="8" w:tplc="73ACE68A">
      <w:start w:val="1"/>
      <w:numFmt w:val="bullet"/>
      <w:lvlText w:val="●"/>
      <w:lvlJc w:val="left"/>
      <w:pPr>
        <w:ind w:left="6480" w:hanging="360"/>
      </w:pPr>
    </w:lvl>
  </w:abstractNum>
  <w:num w:numId="1" w16cid:durableId="1110130826">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Diana Hassan">
    <w15:presenceInfo w15:providerId="AD" w15:userId="S::dhassan@hbku.edu.qa::8572b903-577d-4eda-aeb9-53993e6904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F30782"/>
    <w:rsid w:val="00002AA6"/>
    <w:rsid w:val="00010750"/>
    <w:rsid w:val="0001788E"/>
    <w:rsid w:val="000321FC"/>
    <w:rsid w:val="00034EE0"/>
    <w:rsid w:val="00050A05"/>
    <w:rsid w:val="0005559F"/>
    <w:rsid w:val="0005740F"/>
    <w:rsid w:val="00057DCD"/>
    <w:rsid w:val="0006203D"/>
    <w:rsid w:val="00075F0C"/>
    <w:rsid w:val="000B44FD"/>
    <w:rsid w:val="000C3990"/>
    <w:rsid w:val="000C4206"/>
    <w:rsid w:val="000F6AFC"/>
    <w:rsid w:val="00105197"/>
    <w:rsid w:val="00143265"/>
    <w:rsid w:val="00156F82"/>
    <w:rsid w:val="00187039"/>
    <w:rsid w:val="00196EEA"/>
    <w:rsid w:val="001A710B"/>
    <w:rsid w:val="001C48E2"/>
    <w:rsid w:val="001C58FA"/>
    <w:rsid w:val="001D792D"/>
    <w:rsid w:val="001E6A56"/>
    <w:rsid w:val="00202F40"/>
    <w:rsid w:val="00214306"/>
    <w:rsid w:val="00237C0E"/>
    <w:rsid w:val="00240B51"/>
    <w:rsid w:val="00244D14"/>
    <w:rsid w:val="00247A0E"/>
    <w:rsid w:val="00250CD8"/>
    <w:rsid w:val="002531A5"/>
    <w:rsid w:val="00256658"/>
    <w:rsid w:val="00270A87"/>
    <w:rsid w:val="00275E35"/>
    <w:rsid w:val="00282C09"/>
    <w:rsid w:val="002B0A83"/>
    <w:rsid w:val="002C4A71"/>
    <w:rsid w:val="002D5084"/>
    <w:rsid w:val="003222DB"/>
    <w:rsid w:val="0033593A"/>
    <w:rsid w:val="00360544"/>
    <w:rsid w:val="00381C97"/>
    <w:rsid w:val="003A2753"/>
    <w:rsid w:val="003B3B1C"/>
    <w:rsid w:val="003C4183"/>
    <w:rsid w:val="003C6362"/>
    <w:rsid w:val="003E45AD"/>
    <w:rsid w:val="003E794D"/>
    <w:rsid w:val="004075D0"/>
    <w:rsid w:val="004134BA"/>
    <w:rsid w:val="00425235"/>
    <w:rsid w:val="004639D7"/>
    <w:rsid w:val="00484E59"/>
    <w:rsid w:val="00486131"/>
    <w:rsid w:val="00487E64"/>
    <w:rsid w:val="00491167"/>
    <w:rsid w:val="0049362E"/>
    <w:rsid w:val="004948F3"/>
    <w:rsid w:val="004A47B5"/>
    <w:rsid w:val="004C2366"/>
    <w:rsid w:val="004D2F9C"/>
    <w:rsid w:val="004D7650"/>
    <w:rsid w:val="004F2402"/>
    <w:rsid w:val="0050495B"/>
    <w:rsid w:val="005430EE"/>
    <w:rsid w:val="00555D28"/>
    <w:rsid w:val="00565DFF"/>
    <w:rsid w:val="00566CBC"/>
    <w:rsid w:val="00576280"/>
    <w:rsid w:val="00581D29"/>
    <w:rsid w:val="00594EB4"/>
    <w:rsid w:val="005B3EB8"/>
    <w:rsid w:val="005C32C3"/>
    <w:rsid w:val="005D6973"/>
    <w:rsid w:val="005E05F3"/>
    <w:rsid w:val="005F2E31"/>
    <w:rsid w:val="006102A2"/>
    <w:rsid w:val="00621FCC"/>
    <w:rsid w:val="00627544"/>
    <w:rsid w:val="0067317E"/>
    <w:rsid w:val="006A3539"/>
    <w:rsid w:val="006B0805"/>
    <w:rsid w:val="006B364D"/>
    <w:rsid w:val="006E1E11"/>
    <w:rsid w:val="0071156F"/>
    <w:rsid w:val="00773C32"/>
    <w:rsid w:val="0077588D"/>
    <w:rsid w:val="007A1789"/>
    <w:rsid w:val="007B2EB7"/>
    <w:rsid w:val="007E5BAB"/>
    <w:rsid w:val="007F69C3"/>
    <w:rsid w:val="00831CCC"/>
    <w:rsid w:val="0087626F"/>
    <w:rsid w:val="00876B18"/>
    <w:rsid w:val="00897F94"/>
    <w:rsid w:val="008B52B4"/>
    <w:rsid w:val="008F30C7"/>
    <w:rsid w:val="00940E8D"/>
    <w:rsid w:val="009458AA"/>
    <w:rsid w:val="00981079"/>
    <w:rsid w:val="00990E28"/>
    <w:rsid w:val="009B1069"/>
    <w:rsid w:val="009B307A"/>
    <w:rsid w:val="009D1A04"/>
    <w:rsid w:val="009D4FCA"/>
    <w:rsid w:val="009F04CB"/>
    <w:rsid w:val="009F4565"/>
    <w:rsid w:val="00A2784C"/>
    <w:rsid w:val="00A51026"/>
    <w:rsid w:val="00A61AA6"/>
    <w:rsid w:val="00A77C89"/>
    <w:rsid w:val="00A857FB"/>
    <w:rsid w:val="00A85BBB"/>
    <w:rsid w:val="00A85C89"/>
    <w:rsid w:val="00AA1F4D"/>
    <w:rsid w:val="00AC4DA8"/>
    <w:rsid w:val="00AC57E3"/>
    <w:rsid w:val="00AD0EA5"/>
    <w:rsid w:val="00AE07EA"/>
    <w:rsid w:val="00AE6487"/>
    <w:rsid w:val="00B100F3"/>
    <w:rsid w:val="00B1299C"/>
    <w:rsid w:val="00B143BB"/>
    <w:rsid w:val="00B36180"/>
    <w:rsid w:val="00B367C8"/>
    <w:rsid w:val="00B51F25"/>
    <w:rsid w:val="00B661EB"/>
    <w:rsid w:val="00B769D1"/>
    <w:rsid w:val="00BA0622"/>
    <w:rsid w:val="00BA15EA"/>
    <w:rsid w:val="00BA20A2"/>
    <w:rsid w:val="00BA30AE"/>
    <w:rsid w:val="00BA33F2"/>
    <w:rsid w:val="00BA4DAE"/>
    <w:rsid w:val="00BB0EB3"/>
    <w:rsid w:val="00BC422B"/>
    <w:rsid w:val="00BC4765"/>
    <w:rsid w:val="00BC6AB8"/>
    <w:rsid w:val="00BD0C34"/>
    <w:rsid w:val="00BE04E7"/>
    <w:rsid w:val="00C14E1F"/>
    <w:rsid w:val="00C24499"/>
    <w:rsid w:val="00C53FDC"/>
    <w:rsid w:val="00C62E22"/>
    <w:rsid w:val="00C710B4"/>
    <w:rsid w:val="00C74F2A"/>
    <w:rsid w:val="00C86308"/>
    <w:rsid w:val="00C93A42"/>
    <w:rsid w:val="00C95314"/>
    <w:rsid w:val="00C968C3"/>
    <w:rsid w:val="00CA7A4C"/>
    <w:rsid w:val="00CB0A12"/>
    <w:rsid w:val="00CB397D"/>
    <w:rsid w:val="00CC15E3"/>
    <w:rsid w:val="00CC37A5"/>
    <w:rsid w:val="00CE6E07"/>
    <w:rsid w:val="00CF7CD7"/>
    <w:rsid w:val="00D006B6"/>
    <w:rsid w:val="00D32351"/>
    <w:rsid w:val="00D43F1A"/>
    <w:rsid w:val="00D62F0B"/>
    <w:rsid w:val="00D6431C"/>
    <w:rsid w:val="00D855EB"/>
    <w:rsid w:val="00DA151E"/>
    <w:rsid w:val="00DA1888"/>
    <w:rsid w:val="00DA518A"/>
    <w:rsid w:val="00DA557B"/>
    <w:rsid w:val="00DB2FFA"/>
    <w:rsid w:val="00DB504C"/>
    <w:rsid w:val="00DB5776"/>
    <w:rsid w:val="00DE0CC5"/>
    <w:rsid w:val="00E15E48"/>
    <w:rsid w:val="00E205DC"/>
    <w:rsid w:val="00E30E15"/>
    <w:rsid w:val="00E320A5"/>
    <w:rsid w:val="00E509F1"/>
    <w:rsid w:val="00E60A0C"/>
    <w:rsid w:val="00E652A4"/>
    <w:rsid w:val="00E67409"/>
    <w:rsid w:val="00E72D35"/>
    <w:rsid w:val="00E949BE"/>
    <w:rsid w:val="00EA30E6"/>
    <w:rsid w:val="00EB5C59"/>
    <w:rsid w:val="00EC0A05"/>
    <w:rsid w:val="00EC1A5C"/>
    <w:rsid w:val="00EC64C2"/>
    <w:rsid w:val="00EE6AD8"/>
    <w:rsid w:val="00EF2503"/>
    <w:rsid w:val="00F06578"/>
    <w:rsid w:val="00F15BA5"/>
    <w:rsid w:val="00F25013"/>
    <w:rsid w:val="00F30AC9"/>
    <w:rsid w:val="00F35C08"/>
    <w:rsid w:val="00F5491C"/>
    <w:rsid w:val="00F658CD"/>
    <w:rsid w:val="00F71719"/>
    <w:rsid w:val="00F80E28"/>
    <w:rsid w:val="00FE5366"/>
    <w:rsid w:val="00FE7485"/>
    <w:rsid w:val="2AF307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69B9"/>
  <w15:docId w15:val="{3488D99C-5D5D-46E8-AAA8-DD347869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9D1A04"/>
  </w:style>
  <w:style w:type="character" w:styleId="CommentReference">
    <w:name w:val="annotation reference"/>
    <w:basedOn w:val="DefaultParagraphFont"/>
    <w:uiPriority w:val="99"/>
    <w:semiHidden/>
    <w:unhideWhenUsed/>
    <w:rsid w:val="00831CCC"/>
    <w:rPr>
      <w:sz w:val="16"/>
      <w:szCs w:val="16"/>
    </w:rPr>
  </w:style>
  <w:style w:type="paragraph" w:styleId="CommentText">
    <w:name w:val="annotation text"/>
    <w:basedOn w:val="Normal"/>
    <w:link w:val="CommentTextChar"/>
    <w:uiPriority w:val="99"/>
    <w:unhideWhenUsed/>
    <w:rsid w:val="00831CCC"/>
  </w:style>
  <w:style w:type="character" w:customStyle="1" w:styleId="CommentTextChar">
    <w:name w:val="Comment Text Char"/>
    <w:basedOn w:val="DefaultParagraphFont"/>
    <w:link w:val="CommentText"/>
    <w:uiPriority w:val="99"/>
    <w:rsid w:val="00831CCC"/>
  </w:style>
  <w:style w:type="paragraph" w:styleId="CommentSubject">
    <w:name w:val="annotation subject"/>
    <w:basedOn w:val="CommentText"/>
    <w:next w:val="CommentText"/>
    <w:link w:val="CommentSubjectChar"/>
    <w:uiPriority w:val="99"/>
    <w:semiHidden/>
    <w:unhideWhenUsed/>
    <w:rsid w:val="00831CCC"/>
    <w:rPr>
      <w:b/>
      <w:bCs/>
    </w:rPr>
  </w:style>
  <w:style w:type="character" w:customStyle="1" w:styleId="CommentSubjectChar">
    <w:name w:val="Comment Subject Char"/>
    <w:basedOn w:val="CommentTextChar"/>
    <w:link w:val="CommentSubject"/>
    <w:uiPriority w:val="99"/>
    <w:semiHidden/>
    <w:rsid w:val="00831C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7</Pages>
  <Words>4562</Words>
  <Characters>20397</Characters>
  <Application>Microsoft Office Word</Application>
  <DocSecurity>0</DocSecurity>
  <Lines>345</Lines>
  <Paragraphs>82</Paragraphs>
  <ScaleCrop>false</ScaleCrop>
  <HeadingPairs>
    <vt:vector size="2" baseType="variant">
      <vt:variant>
        <vt:lpstr>Title</vt:lpstr>
      </vt:variant>
      <vt:variant>
        <vt:i4>1</vt:i4>
      </vt:variant>
    </vt:vector>
  </HeadingPairs>
  <TitlesOfParts>
    <vt:vector size="1" baseType="lpstr">
      <vt:lpstr>HWEL1AR</vt:lpstr>
    </vt:vector>
  </TitlesOfParts>
  <Company>HBKU</Company>
  <LinksUpToDate>false</LinksUpToDate>
  <CharactersWithSpaces>24877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HWEL1AR</dc:title>
  <dc:creator>TurboScribe.ai</dc:creator>
  <cp:lastModifiedBy>Jawdat Shaat</cp:lastModifiedBy>
  <cp:revision>198</cp:revision>
  <dcterms:created xsi:type="dcterms:W3CDTF">2026-03-10T16:06:00Z</dcterms:created>
  <dcterms:modified xsi:type="dcterms:W3CDTF">2026-03-12T11:08:00Z</dcterms:modified>
</cp:coreProperties>
</file>