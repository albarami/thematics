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085FBB1" w14:textId="77777777" w:rsidR="00AD5715" w:rsidRPr="00987250" w:rsidRDefault="00212D80" w:rsidP="00BE75AC">
      <w:pPr>
        <w:pStyle w:val="Title"/>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HWAD6AR</w:t>
      </w:r>
    </w:p>
    <w:p w14:paraId="351F7C63" w14:textId="77777777" w:rsidR="00987250" w:rsidRPr="00987250" w:rsidRDefault="00987250" w:rsidP="00BE75AC">
      <w:pPr>
        <w:pStyle w:val="Script"/>
        <w:bidi/>
        <w:rPr>
          <w:rFonts w:ascii="Simplified Arabic" w:hAnsi="Simplified Arabic" w:cs="Simplified Arabic"/>
          <w:noProof/>
          <w:sz w:val="32"/>
          <w:szCs w:val="32"/>
          <w:rtl/>
          <w:lang w:bidi="ar-DZ"/>
        </w:rPr>
      </w:pPr>
    </w:p>
    <w:p w14:paraId="19C50262" w14:textId="66ADBECF" w:rsidR="00AD5715" w:rsidRPr="00987250" w:rsidRDefault="00345478" w:rsidP="00345478">
      <w:pPr>
        <w:pStyle w:val="Script"/>
        <w:bidi/>
        <w:rPr>
          <w:rFonts w:ascii="Simplified Arabic" w:hAnsi="Simplified Arabic" w:cs="Simplified Arabic"/>
          <w:noProof/>
          <w:sz w:val="32"/>
          <w:szCs w:val="32"/>
          <w:lang w:bidi="ar-DZ"/>
        </w:rPr>
      </w:pPr>
      <w:r>
        <w:rPr>
          <w:rFonts w:ascii="Simplified Arabic" w:hAnsi="Simplified Arabic" w:cs="Simplified Arabic" w:hint="cs"/>
          <w:noProof/>
          <w:sz w:val="32"/>
          <w:szCs w:val="32"/>
          <w:rtl/>
          <w:lang w:bidi="ar-DZ"/>
        </w:rPr>
        <w:t>بدء</w:t>
      </w:r>
      <w:r w:rsidR="00212D80" w:rsidRPr="00987250">
        <w:rPr>
          <w:rFonts w:ascii="Simplified Arabic" w:hAnsi="Simplified Arabic" w:cs="Simplified Arabic"/>
          <w:noProof/>
          <w:sz w:val="32"/>
          <w:szCs w:val="32"/>
          <w:lang w:bidi="ar-DZ"/>
        </w:rPr>
        <w:t xml:space="preserve"> </w:t>
      </w:r>
      <w:r>
        <w:rPr>
          <w:rFonts w:ascii="Simplified Arabic" w:hAnsi="Simplified Arabic" w:cs="Simplified Arabic" w:hint="cs"/>
          <w:noProof/>
          <w:sz w:val="32"/>
          <w:szCs w:val="32"/>
          <w:rtl/>
          <w:lang w:bidi="ar-DZ"/>
        </w:rPr>
        <w:t xml:space="preserve"> </w:t>
      </w:r>
      <w:r w:rsidR="00212D80" w:rsidRPr="00987250">
        <w:rPr>
          <w:rFonts w:ascii="Simplified Arabic" w:hAnsi="Simplified Arabic" w:cs="Simplified Arabic"/>
          <w:noProof/>
          <w:sz w:val="32"/>
          <w:szCs w:val="32"/>
          <w:lang w:bidi="ar-DZ"/>
        </w:rPr>
        <w:t>التعارف أولا</w:t>
      </w:r>
    </w:p>
    <w:p w14:paraId="35F917E8" w14:textId="5749661D"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طيب، بسم الله الرحمن الرحيم، معكم مصطفى عشوي، انا استاذ علم النفس في الجزائر مستشار مركز </w:t>
      </w:r>
      <w:r w:rsidR="00987250">
        <w:rPr>
          <w:rFonts w:ascii="Simplified Arabic" w:hAnsi="Simplified Arabic" w:cs="Simplified Arabic" w:hint="cs"/>
          <w:noProof/>
          <w:sz w:val="32"/>
          <w:szCs w:val="32"/>
          <w:rtl/>
          <w:lang w:bidi="ar-DZ"/>
        </w:rPr>
        <w:t>الحياةا</w:t>
      </w:r>
      <w:r w:rsidRPr="00987250">
        <w:rPr>
          <w:rFonts w:ascii="Simplified Arabic" w:hAnsi="Simplified Arabic" w:cs="Simplified Arabic"/>
          <w:noProof/>
          <w:sz w:val="32"/>
          <w:szCs w:val="32"/>
          <w:lang w:bidi="ar-DZ"/>
        </w:rPr>
        <w:t>لطيبة في الدوحة، المركز هو الذي ينظم هذ</w:t>
      </w:r>
      <w:r w:rsidR="00987250">
        <w:rPr>
          <w:rFonts w:ascii="Simplified Arabic" w:hAnsi="Simplified Arabic" w:cs="Simplified Arabic" w:hint="cs"/>
          <w:noProof/>
          <w:sz w:val="32"/>
          <w:szCs w:val="32"/>
          <w:rtl/>
          <w:lang w:bidi="ar-DZ"/>
        </w:rPr>
        <w:t>ه</w:t>
      </w:r>
      <w:r w:rsidRPr="00987250">
        <w:rPr>
          <w:rFonts w:ascii="Simplified Arabic" w:hAnsi="Simplified Arabic" w:cs="Simplified Arabic"/>
          <w:noProof/>
          <w:sz w:val="32"/>
          <w:szCs w:val="32"/>
          <w:lang w:bidi="ar-DZ"/>
        </w:rPr>
        <w:t xml:space="preserve">الفعالية، </w:t>
      </w:r>
      <w:r w:rsidR="00987250">
        <w:rPr>
          <w:rFonts w:ascii="Simplified Arabic" w:hAnsi="Simplified Arabic" w:cs="Simplified Arabic" w:hint="cs"/>
          <w:noProof/>
          <w:sz w:val="32"/>
          <w:szCs w:val="32"/>
          <w:rtl/>
          <w:lang w:bidi="ar-DZ"/>
        </w:rPr>
        <w:t xml:space="preserve"> بودنا</w:t>
      </w:r>
      <w:r w:rsidRPr="00987250">
        <w:rPr>
          <w:rFonts w:ascii="Simplified Arabic" w:hAnsi="Simplified Arabic" w:cs="Simplified Arabic"/>
          <w:noProof/>
          <w:sz w:val="32"/>
          <w:szCs w:val="32"/>
          <w:lang w:bidi="ar-DZ"/>
        </w:rPr>
        <w:t xml:space="preserve"> أن كل واحد يقدم نفسه كما يريد. ولكن بشرط أن </w:t>
      </w:r>
      <w:r w:rsidR="00E17025">
        <w:rPr>
          <w:rFonts w:ascii="Simplified Arabic" w:hAnsi="Simplified Arabic" w:cs="Simplified Arabic" w:hint="cs"/>
          <w:noProof/>
          <w:sz w:val="32"/>
          <w:szCs w:val="32"/>
          <w:rtl/>
          <w:lang w:bidi="ar-DZ"/>
        </w:rPr>
        <w:t xml:space="preserve"> نقرب المكروفون</w:t>
      </w:r>
      <w:r w:rsidRPr="00987250">
        <w:rPr>
          <w:rFonts w:ascii="Simplified Arabic" w:hAnsi="Simplified Arabic" w:cs="Simplified Arabic"/>
          <w:noProof/>
          <w:sz w:val="32"/>
          <w:szCs w:val="32"/>
          <w:lang w:bidi="ar-DZ"/>
        </w:rPr>
        <w:t>من الفم لكي يكون هناك التسجيل واضح، يعني خاصة فيما بعد عندما نقدم ملاحظات لكي يتم تسجيلها فيما بعد وتفريغها والاستفادة منها.</w:t>
      </w:r>
    </w:p>
    <w:p w14:paraId="301702DD" w14:textId="244CE77C" w:rsidR="00AD5715" w:rsidRPr="00987250" w:rsidRDefault="00212D80" w:rsidP="00987250">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تفضل. نعم. يعني أعرف اسمي فقط؟ مهنتك </w:t>
      </w:r>
      <w:r w:rsidR="00987250">
        <w:rPr>
          <w:rFonts w:ascii="Simplified Arabic" w:hAnsi="Simplified Arabic" w:cs="Simplified Arabic" w:hint="cs"/>
          <w:noProof/>
          <w:sz w:val="32"/>
          <w:szCs w:val="32"/>
          <w:rtl/>
          <w:lang w:bidi="ar-DZ"/>
        </w:rPr>
        <w:t xml:space="preserve"> </w:t>
      </w:r>
      <w:r w:rsidR="00987250" w:rsidRPr="00987250">
        <w:rPr>
          <w:rFonts w:ascii="Simplified Arabic" w:hAnsi="Simplified Arabic" w:cs="Simplified Arabic"/>
          <w:noProof/>
          <w:sz w:val="32"/>
          <w:szCs w:val="32"/>
          <w:rtl/>
          <w:lang w:bidi="ar-DZ"/>
        </w:rPr>
        <w:t>وجهة</w:t>
      </w:r>
      <w:r w:rsidR="00987250">
        <w:rPr>
          <w:rFonts w:ascii="Simplified Arabic" w:hAnsi="Simplified Arabic" w:cs="Simplified Arabic" w:hint="cs"/>
          <w:noProof/>
          <w:sz w:val="32"/>
          <w:szCs w:val="32"/>
          <w:rtl/>
          <w:lang w:bidi="ar-DZ"/>
        </w:rPr>
        <w:t xml:space="preserve"> عملك.</w:t>
      </w:r>
      <w:r w:rsidRPr="00987250">
        <w:rPr>
          <w:rFonts w:ascii="Simplified Arabic" w:hAnsi="Simplified Arabic" w:cs="Simplified Arabic"/>
          <w:noProof/>
          <w:sz w:val="32"/>
          <w:szCs w:val="32"/>
          <w:lang w:bidi="ar-DZ"/>
        </w:rPr>
        <w:t xml:space="preserve"> أنا طالبة رزفة المري في كلية علوم صحية </w:t>
      </w:r>
      <w:r w:rsidR="00987250">
        <w:rPr>
          <w:rFonts w:ascii="Simplified Arabic" w:hAnsi="Simplified Arabic" w:cs="Simplified Arabic" w:hint="cs"/>
          <w:noProof/>
          <w:sz w:val="32"/>
          <w:szCs w:val="32"/>
          <w:rtl/>
          <w:lang w:bidi="ar-DZ"/>
        </w:rPr>
        <w:t>،</w:t>
      </w:r>
      <w:r w:rsidRPr="00987250">
        <w:rPr>
          <w:rFonts w:ascii="Simplified Arabic" w:hAnsi="Simplified Arabic" w:cs="Simplified Arabic"/>
          <w:noProof/>
          <w:sz w:val="32"/>
          <w:szCs w:val="32"/>
          <w:lang w:bidi="ar-DZ"/>
        </w:rPr>
        <w:t xml:space="preserve"> الصحة العامة في السنة الثالثة. أنا أخي فطيس أخصائية نفسية في مؤسسة حمد الصحية الطب النفسي.</w:t>
      </w:r>
    </w:p>
    <w:p w14:paraId="7DD59B1E" w14:textId="35594608" w:rsidR="00AD5715" w:rsidRPr="00987250" w:rsidRDefault="00212D80" w:rsidP="00BE75AC">
      <w:pPr>
        <w:pStyle w:val="Script"/>
        <w:bidi/>
        <w:rPr>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t>الدكتور عمرو فيصل طبيب أسرة في مركز أم الصالة الصحي. اسمي طيب</w:t>
      </w:r>
      <w:r w:rsidR="00987250">
        <w:rPr>
          <w:rFonts w:ascii="Simplified Arabic" w:hAnsi="Simplified Arabic" w:cs="Simplified Arabic" w:hint="cs"/>
          <w:noProof/>
          <w:sz w:val="32"/>
          <w:szCs w:val="32"/>
          <w:rtl/>
          <w:lang w:bidi="ar-DZ"/>
        </w:rPr>
        <w:t>ة</w:t>
      </w:r>
      <w:r w:rsidRPr="00987250">
        <w:rPr>
          <w:rFonts w:ascii="Simplified Arabic" w:hAnsi="Simplified Arabic" w:cs="Simplified Arabic"/>
          <w:noProof/>
          <w:sz w:val="32"/>
          <w:szCs w:val="32"/>
          <w:lang w:bidi="ar-DZ"/>
        </w:rPr>
        <w:t xml:space="preserve"> الحديثي آني طبيبة أسنان واشتغل هنا بجامعة قطر بكلية طب الأسنان.</w:t>
      </w:r>
    </w:p>
    <w:p w14:paraId="06ACCF01" w14:textId="37E6790F"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أنا أقدم لكم نفسي معكم مشاعر الدوسري، أعمل هنا في جامعة قطر. أنا اسمي وليد الخالد، أنا اخصائي بطوارئ الطب النفسي. فاطمة عبد</w:t>
      </w:r>
      <w:r w:rsidR="00E17025">
        <w:rPr>
          <w:rFonts w:ascii="Simplified Arabic" w:hAnsi="Simplified Arabic" w:cs="Simplified Arabic" w:hint="cs"/>
          <w:noProof/>
          <w:sz w:val="32"/>
          <w:szCs w:val="32"/>
          <w:rtl/>
          <w:lang w:bidi="ar-DZ"/>
        </w:rPr>
        <w:t xml:space="preserve"> </w:t>
      </w:r>
      <w:r w:rsidRPr="00987250">
        <w:rPr>
          <w:rFonts w:ascii="Simplified Arabic" w:hAnsi="Simplified Arabic" w:cs="Simplified Arabic"/>
          <w:noProof/>
          <w:sz w:val="32"/>
          <w:szCs w:val="32"/>
          <w:lang w:bidi="ar-DZ"/>
        </w:rPr>
        <w:t xml:space="preserve">الله رئيس قسم العيادات الخارجية </w:t>
      </w:r>
      <w:del w:id="0" w:author="Moustapha Achoui" w:date="2026-03-10T22:54:00Z" w16du:dateUtc="2026-03-10T21:54:00Z">
        <w:r w:rsidR="00E17025" w:rsidDel="00E17025">
          <w:rPr>
            <w:rFonts w:ascii="Simplified Arabic" w:hAnsi="Simplified Arabic" w:cs="Simplified Arabic" w:hint="cs"/>
            <w:noProof/>
            <w:sz w:val="32"/>
            <w:szCs w:val="32"/>
            <w:rtl/>
            <w:lang w:bidi="ar-DZ"/>
          </w:rPr>
          <w:delText>ص</w:delText>
        </w:r>
      </w:del>
      <w:ins w:id="1" w:author="Moustapha Achoui" w:date="2026-03-10T22:54:00Z" w16du:dateUtc="2026-03-10T21:54:00Z">
        <w:r w:rsidR="00E17025">
          <w:rPr>
            <w:rFonts w:ascii="Simplified Arabic" w:hAnsi="Simplified Arabic" w:cs="Simplified Arabic" w:hint="cs"/>
            <w:noProof/>
            <w:sz w:val="32"/>
            <w:szCs w:val="32"/>
            <w:rtl/>
            <w:lang w:bidi="ar-DZ"/>
          </w:rPr>
          <w:t xml:space="preserve"> صبيح</w:t>
        </w:r>
      </w:ins>
      <w:del w:id="2" w:author="Moustapha Achoui" w:date="2026-03-10T22:54:00Z" w16du:dateUtc="2026-03-10T21:54:00Z">
        <w:r w:rsidR="00E17025" w:rsidRPr="00987250" w:rsidDel="00E17025">
          <w:rPr>
            <w:rFonts w:ascii="Simplified Arabic" w:hAnsi="Simplified Arabic" w:cs="Simplified Arabic"/>
            <w:noProof/>
            <w:sz w:val="32"/>
            <w:szCs w:val="32"/>
            <w:lang w:bidi="ar-DZ"/>
          </w:rPr>
          <w:delText>بيح</w:delText>
        </w:r>
      </w:del>
      <w:r w:rsidR="00E17025" w:rsidRPr="00987250">
        <w:rPr>
          <w:rFonts w:ascii="Simplified Arabic" w:hAnsi="Simplified Arabic" w:cs="Simplified Arabic"/>
          <w:noProof/>
          <w:sz w:val="32"/>
          <w:szCs w:val="32"/>
          <w:lang w:bidi="ar-DZ"/>
        </w:rPr>
        <w:t xml:space="preserve"> النعيمي، أنا السنة الثالثة علوم صحية</w:t>
      </w:r>
      <w:del w:id="3" w:author="Moustapha Achoui" w:date="2026-03-10T22:55:00Z" w16du:dateUtc="2026-03-10T21:55:00Z">
        <w:r w:rsidR="00E17025" w:rsidRPr="00987250" w:rsidDel="00E17025">
          <w:rPr>
            <w:rFonts w:ascii="Simplified Arabic" w:hAnsi="Simplified Arabic" w:cs="Simplified Arabic"/>
            <w:noProof/>
            <w:sz w:val="32"/>
            <w:szCs w:val="32"/>
            <w:lang w:bidi="ar-DZ"/>
          </w:rPr>
          <w:delText xml:space="preserve"> </w:delText>
        </w:r>
        <w:r w:rsidRPr="00987250" w:rsidDel="00E17025">
          <w:rPr>
            <w:rFonts w:ascii="Simplified Arabic" w:hAnsi="Simplified Arabic" w:cs="Simplified Arabic"/>
            <w:noProof/>
            <w:sz w:val="32"/>
            <w:szCs w:val="32"/>
            <w:lang w:bidi="ar-DZ"/>
          </w:rPr>
          <w:delText>مستشفى سرا</w:delText>
        </w:r>
      </w:del>
      <w:r w:rsidRPr="00987250">
        <w:rPr>
          <w:rFonts w:ascii="Simplified Arabic" w:hAnsi="Simplified Arabic" w:cs="Simplified Arabic"/>
          <w:noProof/>
          <w:sz w:val="32"/>
          <w:szCs w:val="32"/>
          <w:lang w:bidi="ar-DZ"/>
        </w:rPr>
        <w:t xml:space="preserve">. محجوبة محمد موظفة </w:t>
      </w:r>
      <w:del w:id="4" w:author="Moustapha Achoui" w:date="2026-03-10T22:56:00Z" w16du:dateUtc="2026-03-10T21:56:00Z">
        <w:r w:rsidRPr="00987250" w:rsidDel="00E17025">
          <w:rPr>
            <w:rFonts w:ascii="Simplified Arabic" w:hAnsi="Simplified Arabic" w:cs="Simplified Arabic"/>
            <w:noProof/>
            <w:sz w:val="32"/>
            <w:szCs w:val="32"/>
            <w:lang w:bidi="ar-DZ"/>
          </w:rPr>
          <w:delText xml:space="preserve">incharge nurse </w:delText>
        </w:r>
      </w:del>
      <w:r w:rsidRPr="00987250">
        <w:rPr>
          <w:rFonts w:ascii="Simplified Arabic" w:hAnsi="Simplified Arabic" w:cs="Simplified Arabic"/>
          <w:noProof/>
          <w:sz w:val="32"/>
          <w:szCs w:val="32"/>
          <w:lang w:bidi="ar-DZ"/>
        </w:rPr>
        <w:t xml:space="preserve">في مستشفى النساء. </w:t>
      </w:r>
      <w:del w:id="5" w:author="Moustapha Achoui" w:date="2026-03-10T22:56:00Z" w16du:dateUtc="2026-03-10T21:56:00Z">
        <w:r w:rsidRPr="00987250" w:rsidDel="00E17025">
          <w:rPr>
            <w:rFonts w:ascii="Simplified Arabic" w:hAnsi="Simplified Arabic" w:cs="Simplified Arabic"/>
            <w:noProof/>
            <w:sz w:val="32"/>
            <w:szCs w:val="32"/>
            <w:lang w:bidi="ar-DZ"/>
          </w:rPr>
          <w:delText xml:space="preserve">الطالبة </w:delText>
        </w:r>
        <w:r w:rsidR="00E17025" w:rsidDel="00E17025">
          <w:rPr>
            <w:rFonts w:ascii="Simplified Arabic" w:hAnsi="Simplified Arabic" w:cs="Simplified Arabic" w:hint="cs"/>
            <w:noProof/>
            <w:sz w:val="32"/>
            <w:szCs w:val="32"/>
            <w:rtl/>
            <w:lang w:bidi="ar-DZ"/>
          </w:rPr>
          <w:delText>،</w:delText>
        </w:r>
      </w:del>
      <w:r w:rsidRPr="00987250">
        <w:rPr>
          <w:rFonts w:ascii="Simplified Arabic" w:hAnsi="Simplified Arabic" w:cs="Simplified Arabic"/>
          <w:noProof/>
          <w:sz w:val="32"/>
          <w:szCs w:val="32"/>
          <w:lang w:bidi="ar-DZ"/>
        </w:rPr>
        <w:t xml:space="preserve"> </w:t>
      </w:r>
      <w:del w:id="6" w:author="Moustapha Achoui" w:date="2026-03-10T22:56:00Z" w16du:dateUtc="2026-03-10T21:56:00Z">
        <w:r w:rsidRPr="00987250" w:rsidDel="00E17025">
          <w:rPr>
            <w:rFonts w:ascii="Simplified Arabic" w:hAnsi="Simplified Arabic" w:cs="Simplified Arabic"/>
            <w:noProof/>
            <w:sz w:val="32"/>
            <w:szCs w:val="32"/>
            <w:lang w:bidi="ar-DZ"/>
          </w:rPr>
          <w:delText xml:space="preserve">الصحة العامة </w:delText>
        </w:r>
      </w:del>
      <w:r w:rsidRPr="00987250">
        <w:rPr>
          <w:rFonts w:ascii="Simplified Arabic" w:hAnsi="Simplified Arabic" w:cs="Simplified Arabic"/>
          <w:noProof/>
          <w:sz w:val="32"/>
          <w:szCs w:val="32"/>
          <w:lang w:bidi="ar-DZ"/>
        </w:rPr>
        <w:t>.</w:t>
      </w:r>
    </w:p>
    <w:p w14:paraId="2E8E0BA4" w14:textId="0ACC76A1" w:rsidR="00AD5715" w:rsidRPr="00987250" w:rsidRDefault="00212D80" w:rsidP="00BE75AC">
      <w:pPr>
        <w:pStyle w:val="Script"/>
        <w:bidi/>
        <w:rPr>
          <w:rFonts w:ascii="Simplified Arabic" w:hAnsi="Simplified Arabic" w:cs="Simplified Arabic"/>
          <w:noProof/>
          <w:sz w:val="32"/>
          <w:szCs w:val="32"/>
          <w:lang w:bidi="ar-DZ"/>
        </w:rPr>
      </w:pPr>
      <w:del w:id="7" w:author="Moustapha Achoui" w:date="2026-03-10T22:56:00Z" w16du:dateUtc="2026-03-10T21:56:00Z">
        <w:r w:rsidRPr="00987250" w:rsidDel="00E17025">
          <w:rPr>
            <w:rFonts w:ascii="Simplified Arabic" w:hAnsi="Simplified Arabic" w:cs="Simplified Arabic"/>
            <w:noProof/>
            <w:sz w:val="32"/>
            <w:szCs w:val="32"/>
            <w:lang w:bidi="ar-DZ"/>
          </w:rPr>
          <w:delText>الصحة العامة. نعم</w:delText>
        </w:r>
      </w:del>
      <w:r w:rsidRPr="00987250">
        <w:rPr>
          <w:rFonts w:ascii="Simplified Arabic" w:hAnsi="Simplified Arabic" w:cs="Simplified Arabic"/>
          <w:noProof/>
          <w:sz w:val="32"/>
          <w:szCs w:val="32"/>
          <w:lang w:bidi="ar-DZ"/>
        </w:rPr>
        <w:t xml:space="preserve">. إذن أول نشاط انه تعارفنا طبعا هدف هذه المجموعة </w:t>
      </w:r>
      <w:del w:id="8" w:author="Moustapha Achoui" w:date="2026-03-10T22:57:00Z" w16du:dateUtc="2026-03-10T21:57:00Z">
        <w:r w:rsidRPr="00987250" w:rsidDel="00E17025">
          <w:rPr>
            <w:rFonts w:ascii="Simplified Arabic" w:hAnsi="Simplified Arabic" w:cs="Simplified Arabic"/>
            <w:noProof/>
            <w:sz w:val="32"/>
            <w:szCs w:val="32"/>
            <w:lang w:bidi="ar-DZ"/>
          </w:rPr>
          <w:delText xml:space="preserve">نسميها بالعربية المركزة </w:delText>
        </w:r>
      </w:del>
      <w:r w:rsidRPr="00987250">
        <w:rPr>
          <w:rFonts w:ascii="Simplified Arabic" w:hAnsi="Simplified Arabic" w:cs="Simplified Arabic"/>
          <w:noProof/>
          <w:sz w:val="32"/>
          <w:szCs w:val="32"/>
          <w:lang w:bidi="ar-DZ"/>
        </w:rPr>
        <w:t xml:space="preserve">Focus Group هو أن نفهم ركائز الحياة الطيبة، مثلما شرحت الشيخة، وسنركز أكثر على كيفية تطبيق هذه الركائز الخمسة بعد </w:t>
      </w:r>
      <w:ins w:id="9" w:author="Moustapha Achoui" w:date="2026-03-10T22:58:00Z" w16du:dateUtc="2026-03-10T21:58:00Z">
        <w:r w:rsidR="00A12EF2">
          <w:rPr>
            <w:rFonts w:ascii="Simplified Arabic" w:hAnsi="Simplified Arabic" w:cs="Simplified Arabic" w:hint="cs"/>
            <w:noProof/>
            <w:sz w:val="32"/>
            <w:szCs w:val="32"/>
            <w:rtl/>
            <w:lang w:bidi="ar-DZ"/>
          </w:rPr>
          <w:t xml:space="preserve"> </w:t>
        </w:r>
        <w:r w:rsidR="00A12EF2">
          <w:rPr>
            <w:rFonts w:ascii="Simplified Arabic" w:hAnsi="Simplified Arabic" w:cs="Simplified Arabic" w:hint="cs"/>
            <w:noProof/>
            <w:sz w:val="32"/>
            <w:szCs w:val="32"/>
            <w:rtl/>
            <w:lang w:bidi="ar-EG"/>
          </w:rPr>
          <w:t>أن</w:t>
        </w:r>
      </w:ins>
      <w:r w:rsidRPr="00987250">
        <w:rPr>
          <w:rFonts w:ascii="Simplified Arabic" w:hAnsi="Simplified Arabic" w:cs="Simplified Arabic"/>
          <w:noProof/>
          <w:sz w:val="32"/>
          <w:szCs w:val="32"/>
          <w:lang w:bidi="ar-DZ"/>
        </w:rPr>
        <w:t xml:space="preserve">نتعرف عليها، وأيضا كيف نطبقها في الصحة والرعاية النفسية والاجتماعية وغيرها بصفة عامة، يعني الرعاية الصحية بصفة </w:t>
      </w:r>
      <w:r w:rsidRPr="00987250">
        <w:rPr>
          <w:rFonts w:ascii="Simplified Arabic" w:hAnsi="Simplified Arabic" w:cs="Simplified Arabic"/>
          <w:noProof/>
          <w:sz w:val="32"/>
          <w:szCs w:val="32"/>
          <w:lang w:bidi="ar-DZ"/>
        </w:rPr>
        <w:lastRenderedPageBreak/>
        <w:t xml:space="preserve">عامة عند الكبار، اليوم عند الكبار، كان قبل عند الأطفال وأمس كان عند الشباب والمراهقين، واليوم عندنا كبار يعني الراشدين، وغدا عند كبار السن، يعني عندنا الراشدون منتصف العمر، وعندنا المسنون أو كبار القدر، </w:t>
      </w:r>
      <w:del w:id="10" w:author="Moustapha Achoui" w:date="2026-03-10T22:58:00Z" w16du:dateUtc="2026-03-10T21:58:00Z">
        <w:r w:rsidRPr="00987250" w:rsidDel="00A12EF2">
          <w:rPr>
            <w:rFonts w:ascii="Simplified Arabic" w:hAnsi="Simplified Arabic" w:cs="Simplified Arabic"/>
            <w:noProof/>
            <w:sz w:val="32"/>
            <w:szCs w:val="32"/>
            <w:lang w:bidi="ar-DZ"/>
          </w:rPr>
          <w:delText>ف</w:delText>
        </w:r>
      </w:del>
      <w:ins w:id="11" w:author="Moustapha Achoui" w:date="2026-03-10T22:58:00Z" w16du:dateUtc="2026-03-10T21:58:00Z">
        <w:r w:rsidR="00A12EF2">
          <w:rPr>
            <w:rFonts w:ascii="Simplified Arabic" w:hAnsi="Simplified Arabic" w:cs="Simplified Arabic" w:hint="cs"/>
            <w:noProof/>
            <w:sz w:val="32"/>
            <w:szCs w:val="32"/>
            <w:rtl/>
            <w:lang w:bidi="ar-DZ"/>
          </w:rPr>
          <w:t xml:space="preserve"> ا</w:t>
        </w:r>
      </w:ins>
      <w:ins w:id="12" w:author="Moustapha Achoui" w:date="2026-03-10T22:59:00Z" w16du:dateUtc="2026-03-10T21:59:00Z">
        <w:r w:rsidR="00A12EF2">
          <w:rPr>
            <w:rFonts w:ascii="Simplified Arabic" w:hAnsi="Simplified Arabic" w:cs="Simplified Arabic" w:hint="cs"/>
            <w:noProof/>
            <w:sz w:val="32"/>
            <w:szCs w:val="32"/>
            <w:rtl/>
            <w:lang w:bidi="ar-DZ"/>
          </w:rPr>
          <w:t>لحين</w:t>
        </w:r>
      </w:ins>
      <w:del w:id="13" w:author="Moustapha Achoui" w:date="2026-03-10T22:59:00Z" w16du:dateUtc="2026-03-10T21:59:00Z">
        <w:r w:rsidRPr="00987250" w:rsidDel="00A12EF2">
          <w:rPr>
            <w:rFonts w:ascii="Simplified Arabic" w:hAnsi="Simplified Arabic" w:cs="Simplified Arabic"/>
            <w:noProof/>
            <w:sz w:val="32"/>
            <w:szCs w:val="32"/>
            <w:lang w:bidi="ar-DZ"/>
          </w:rPr>
          <w:delText>حين</w:delText>
        </w:r>
      </w:del>
      <w:r w:rsidRPr="00987250">
        <w:rPr>
          <w:rFonts w:ascii="Simplified Arabic" w:hAnsi="Simplified Arabic" w:cs="Simplified Arabic"/>
          <w:noProof/>
          <w:sz w:val="32"/>
          <w:szCs w:val="32"/>
          <w:lang w:bidi="ar-DZ"/>
        </w:rPr>
        <w:t xml:space="preserve"> أول نشاط هو أنظر هذه القيم التي توزع عليكم، هذه القيم كل واحد يقرأ القيم يراها، ثم لدينا هذه اللوحة، الركائز الخمسة للحياة الطيبة، ونرى كيف نوزعها.</w:t>
      </w:r>
    </w:p>
    <w:p w14:paraId="1A6167D9" w14:textId="5DC253B1"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لدينا الركيزة الروحية، الركيزة الاجتماعية والعاطفية البدنية والفكرية. </w:t>
      </w:r>
      <w:del w:id="14" w:author="Moustapha Achoui" w:date="2026-03-10T22:59:00Z" w16du:dateUtc="2026-03-10T21:59:00Z">
        <w:r w:rsidRPr="00987250" w:rsidDel="00A12EF2">
          <w:rPr>
            <w:rFonts w:ascii="Simplified Arabic" w:hAnsi="Simplified Arabic" w:cs="Simplified Arabic"/>
            <w:noProof/>
            <w:sz w:val="32"/>
            <w:szCs w:val="32"/>
            <w:lang w:bidi="ar-DZ"/>
          </w:rPr>
          <w:delText>ف</w:delText>
        </w:r>
      </w:del>
      <w:ins w:id="15" w:author="Moustapha Achoui" w:date="2026-03-10T22:59:00Z" w16du:dateUtc="2026-03-10T21:59:00Z">
        <w:r w:rsidR="00A12EF2">
          <w:rPr>
            <w:rFonts w:ascii="Simplified Arabic" w:hAnsi="Simplified Arabic" w:cs="Simplified Arabic" w:hint="cs"/>
            <w:noProof/>
            <w:sz w:val="32"/>
            <w:szCs w:val="32"/>
            <w:rtl/>
            <w:lang w:bidi="ar-DZ"/>
          </w:rPr>
          <w:t xml:space="preserve"> انظر</w:t>
        </w:r>
      </w:ins>
      <w:r w:rsidRPr="00987250">
        <w:rPr>
          <w:rFonts w:ascii="Simplified Arabic" w:hAnsi="Simplified Arabic" w:cs="Simplified Arabic"/>
          <w:noProof/>
          <w:sz w:val="32"/>
          <w:szCs w:val="32"/>
          <w:lang w:bidi="ar-DZ"/>
        </w:rPr>
        <w:t xml:space="preserve"> القيمة التي لديك و أين تضعها. هناك بعض القيم عابرة،</w:t>
      </w:r>
      <w:del w:id="16" w:author="Moustapha Achoui" w:date="2026-03-10T22:59:00Z" w16du:dateUtc="2026-03-10T21:59:00Z">
        <w:r w:rsidRPr="00987250" w:rsidDel="00A12EF2">
          <w:rPr>
            <w:rFonts w:ascii="Simplified Arabic" w:hAnsi="Simplified Arabic" w:cs="Simplified Arabic"/>
            <w:noProof/>
            <w:sz w:val="32"/>
            <w:szCs w:val="32"/>
            <w:lang w:bidi="ar-DZ"/>
          </w:rPr>
          <w:delText xml:space="preserve"> ما</w:delText>
        </w:r>
      </w:del>
      <w:ins w:id="17" w:author="Moustapha Achoui" w:date="2026-03-10T22:59:00Z" w16du:dateUtc="2026-03-10T21:59:00Z">
        <w:r w:rsidR="00A12EF2">
          <w:rPr>
            <w:rFonts w:ascii="Simplified Arabic" w:hAnsi="Simplified Arabic" w:cs="Simplified Arabic" w:hint="cs"/>
            <w:noProof/>
            <w:sz w:val="32"/>
            <w:szCs w:val="32"/>
            <w:rtl/>
            <w:lang w:bidi="ar-DZ"/>
          </w:rPr>
          <w:t xml:space="preserve"> ما معنى </w:t>
        </w:r>
      </w:ins>
      <w:r w:rsidRPr="00987250">
        <w:rPr>
          <w:rFonts w:ascii="Simplified Arabic" w:hAnsi="Simplified Arabic" w:cs="Simplified Arabic"/>
          <w:noProof/>
          <w:sz w:val="32"/>
          <w:szCs w:val="32"/>
          <w:lang w:bidi="ar-DZ"/>
        </w:rPr>
        <w:t xml:space="preserve"> أنها عابرة؟ يعني ممكن أن تكون في أي ركيزة من ركائز، سنرى فيما بعد كيف نوزعها.</w:t>
      </w:r>
    </w:p>
    <w:p w14:paraId="25D9BE6F" w14:textId="3AD39C71"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لو تقول لنا ما هي القيمة؟ القيمة الإيمان. و</w:t>
      </w:r>
      <w:ins w:id="18" w:author="Moustapha Achoui" w:date="2026-03-10T23:00:00Z" w16du:dateUtc="2026-03-10T22:00:00Z">
        <w:r w:rsidR="00A12EF2">
          <w:rPr>
            <w:rFonts w:ascii="Simplified Arabic" w:hAnsi="Simplified Arabic" w:cs="Simplified Arabic" w:hint="cs"/>
            <w:noProof/>
            <w:sz w:val="32"/>
            <w:szCs w:val="32"/>
            <w:rtl/>
            <w:lang w:bidi="ar-DZ"/>
          </w:rPr>
          <w:t xml:space="preserve">بعدها </w:t>
        </w:r>
      </w:ins>
      <w:del w:id="19" w:author="Moustapha Achoui" w:date="2026-03-10T23:00:00Z" w16du:dateUtc="2026-03-10T22:00:00Z">
        <w:r w:rsidRPr="00987250" w:rsidDel="00A12EF2">
          <w:rPr>
            <w:rFonts w:ascii="Simplified Arabic" w:hAnsi="Simplified Arabic" w:cs="Simplified Arabic"/>
            <w:noProof/>
            <w:sz w:val="32"/>
            <w:szCs w:val="32"/>
            <w:lang w:bidi="ar-DZ"/>
          </w:rPr>
          <w:delText>بعتها</w:delText>
        </w:r>
      </w:del>
      <w:r w:rsidRPr="00987250">
        <w:rPr>
          <w:rFonts w:ascii="Simplified Arabic" w:hAnsi="Simplified Arabic" w:cs="Simplified Arabic"/>
          <w:noProof/>
          <w:sz w:val="32"/>
          <w:szCs w:val="32"/>
          <w:lang w:bidi="ar-DZ"/>
        </w:rPr>
        <w:t xml:space="preserve"> الركيزة الروحية. الروحية، نعم. ولدي الصحة و </w:t>
      </w:r>
      <w:del w:id="20" w:author="Moustapha Achoui" w:date="2026-03-10T23:00:00Z" w16du:dateUtc="2026-03-10T22:00:00Z">
        <w:r w:rsidRPr="00987250" w:rsidDel="00A12EF2">
          <w:rPr>
            <w:rFonts w:ascii="Simplified Arabic" w:hAnsi="Simplified Arabic" w:cs="Simplified Arabic"/>
            <w:noProof/>
            <w:sz w:val="32"/>
            <w:szCs w:val="32"/>
            <w:lang w:bidi="ar-DZ"/>
          </w:rPr>
          <w:delText>ب</w:delText>
        </w:r>
      </w:del>
      <w:r w:rsidRPr="00987250">
        <w:rPr>
          <w:rFonts w:ascii="Simplified Arabic" w:hAnsi="Simplified Arabic" w:cs="Simplified Arabic"/>
          <w:noProof/>
          <w:sz w:val="32"/>
          <w:szCs w:val="32"/>
          <w:lang w:bidi="ar-DZ"/>
        </w:rPr>
        <w:t>الركيزة البدنية. نعم البدنية، نعم عندي العبادة والروحية.</w:t>
      </w:r>
    </w:p>
    <w:p w14:paraId="2D6B708E"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ما هي؟ ما هي القيمة؟ المسؤولية اكثر شيء؟ فكرية. اجتماعية. هناك مسؤولية فكرية، ولكن هي اجتماعية أكثر.</w:t>
      </w:r>
    </w:p>
    <w:p w14:paraId="0DC9D553"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العزيمة وضعها في الركيزة الروحية، ولكن هي ليست في الركيزة الروحية فقط، العزيمة هي ركيزة عابرة، يعني ممكن أن تكون في أي ركيزة، ولكن هم في المركز وضعوها في الركيزة العاطفية.</w:t>
      </w:r>
    </w:p>
    <w:p w14:paraId="13098D8C" w14:textId="4C5C4013"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لماذا؟ هي واحدة قلنا لماذا</w:t>
      </w:r>
      <w:ins w:id="21" w:author="Moustapha Achoui" w:date="2026-03-10T23:02:00Z" w16du:dateUtc="2026-03-10T22:02:00Z">
        <w:r w:rsidR="00A12EF2">
          <w:rPr>
            <w:rFonts w:ascii="Simplified Arabic" w:hAnsi="Simplified Arabic" w:cs="Simplified Arabic" w:hint="cs"/>
            <w:noProof/>
            <w:sz w:val="32"/>
            <w:szCs w:val="32"/>
            <w:rtl/>
            <w:lang w:bidi="ar-DZ"/>
          </w:rPr>
          <w:t xml:space="preserve"> هي عابرة</w:t>
        </w:r>
      </w:ins>
      <w:r w:rsidRPr="00987250">
        <w:rPr>
          <w:rFonts w:ascii="Simplified Arabic" w:hAnsi="Simplified Arabic" w:cs="Simplified Arabic"/>
          <w:noProof/>
          <w:sz w:val="32"/>
          <w:szCs w:val="32"/>
          <w:lang w:bidi="ar-DZ"/>
        </w:rPr>
        <w:t>؟ أن يكون لدي</w:t>
      </w:r>
      <w:ins w:id="22" w:author="Moustapha Achoui" w:date="2026-03-10T23:02:00Z" w16du:dateUtc="2026-03-10T22:02:00Z">
        <w:r w:rsidR="00A12EF2">
          <w:rPr>
            <w:rFonts w:ascii="Simplified Arabic" w:hAnsi="Simplified Arabic" w:cs="Simplified Arabic" w:hint="cs"/>
            <w:noProof/>
            <w:sz w:val="32"/>
            <w:szCs w:val="32"/>
            <w:rtl/>
            <w:lang w:bidi="ar-DZ"/>
          </w:rPr>
          <w:t>ك</w:t>
        </w:r>
      </w:ins>
      <w:del w:id="23" w:author="Moustapha Achoui" w:date="2026-03-10T23:02:00Z" w16du:dateUtc="2026-03-10T22:02:00Z">
        <w:r w:rsidRPr="00987250" w:rsidDel="00A12EF2">
          <w:rPr>
            <w:rFonts w:ascii="Simplified Arabic" w:hAnsi="Simplified Arabic" w:cs="Simplified Arabic"/>
            <w:noProof/>
            <w:sz w:val="32"/>
            <w:szCs w:val="32"/>
            <w:lang w:bidi="ar-DZ"/>
          </w:rPr>
          <w:delText>ها</w:delText>
        </w:r>
      </w:del>
      <w:r w:rsidRPr="00987250">
        <w:rPr>
          <w:rFonts w:ascii="Simplified Arabic" w:hAnsi="Simplified Arabic" w:cs="Simplified Arabic"/>
          <w:noProof/>
          <w:sz w:val="32"/>
          <w:szCs w:val="32"/>
          <w:lang w:bidi="ar-DZ"/>
        </w:rPr>
        <w:t xml:space="preserve"> عاطفة وتكون هي أساسا من المشاعر أن يكون لدي</w:t>
      </w:r>
      <w:ins w:id="24" w:author="Moustapha Achoui" w:date="2026-03-10T23:02:00Z" w16du:dateUtc="2026-03-10T22:02:00Z">
        <w:r w:rsidR="00A12EF2">
          <w:rPr>
            <w:rFonts w:ascii="Simplified Arabic" w:hAnsi="Simplified Arabic" w:cs="Simplified Arabic" w:hint="cs"/>
            <w:noProof/>
            <w:sz w:val="32"/>
            <w:szCs w:val="32"/>
            <w:rtl/>
            <w:lang w:bidi="ar-DZ"/>
          </w:rPr>
          <w:t>ك</w:t>
        </w:r>
      </w:ins>
      <w:del w:id="25" w:author="Moustapha Achoui" w:date="2026-03-10T23:02:00Z" w16du:dateUtc="2026-03-10T22:02:00Z">
        <w:r w:rsidRPr="00987250" w:rsidDel="00A12EF2">
          <w:rPr>
            <w:rFonts w:ascii="Simplified Arabic" w:hAnsi="Simplified Arabic" w:cs="Simplified Arabic"/>
            <w:noProof/>
            <w:sz w:val="32"/>
            <w:szCs w:val="32"/>
            <w:lang w:bidi="ar-DZ"/>
          </w:rPr>
          <w:delText>ه</w:delText>
        </w:r>
      </w:del>
      <w:r w:rsidRPr="00987250">
        <w:rPr>
          <w:rFonts w:ascii="Simplified Arabic" w:hAnsi="Simplified Arabic" w:cs="Simplified Arabic"/>
          <w:noProof/>
          <w:sz w:val="32"/>
          <w:szCs w:val="32"/>
          <w:lang w:bidi="ar-DZ"/>
        </w:rPr>
        <w:t xml:space="preserve"> إصرار وعزيمة. فهي تعتبر من أنواع المشاعر، هو شعور ليس شيء ملموس، أو أن الآخرين يشعرون به</w:t>
      </w:r>
      <w:del w:id="26" w:author="Moustapha Achoui" w:date="2026-03-10T23:03:00Z" w16du:dateUtc="2026-03-10T22:03:00Z">
        <w:r w:rsidRPr="00987250" w:rsidDel="00A12EF2">
          <w:rPr>
            <w:rFonts w:ascii="Simplified Arabic" w:hAnsi="Simplified Arabic" w:cs="Simplified Arabic"/>
            <w:noProof/>
            <w:sz w:val="32"/>
            <w:szCs w:val="32"/>
            <w:lang w:bidi="ar-DZ"/>
          </w:rPr>
          <w:delText xml:space="preserve"> بعد، </w:delText>
        </w:r>
        <w:r w:rsidRPr="00A12EF2" w:rsidDel="00A12EF2">
          <w:rPr>
            <w:rFonts w:ascii="Simplified Arabic" w:hAnsi="Simplified Arabic" w:cs="Simplified Arabic"/>
            <w:noProof/>
            <w:color w:val="EE0000"/>
            <w:sz w:val="32"/>
            <w:szCs w:val="32"/>
            <w:rtl/>
            <w:lang w:bidi="ar-DZ"/>
            <w:rPrChange w:id="27" w:author="Moustapha Achoui" w:date="2026-03-10T23:03:00Z" w16du:dateUtc="2026-03-10T22:03:00Z">
              <w:rPr>
                <w:rFonts w:ascii="Simplified Arabic" w:hAnsi="Simplified Arabic" w:cs="Simplified Arabic"/>
                <w:noProof/>
                <w:sz w:val="32"/>
                <w:szCs w:val="32"/>
                <w:rtl/>
                <w:lang w:bidi="ar-DZ"/>
              </w:rPr>
            </w:rPrChange>
          </w:rPr>
          <w:delText>داخل. يكون من</w:delText>
        </w:r>
        <w:r w:rsidRPr="00A12EF2" w:rsidDel="00A12EF2">
          <w:rPr>
            <w:rFonts w:ascii="Simplified Arabic" w:hAnsi="Simplified Arabic" w:cs="Simplified Arabic"/>
            <w:noProof/>
            <w:color w:val="EE0000"/>
            <w:sz w:val="32"/>
            <w:szCs w:val="32"/>
            <w:lang w:bidi="ar-DZ"/>
            <w:rPrChange w:id="28" w:author="Moustapha Achoui" w:date="2026-03-10T23:03:00Z" w16du:dateUtc="2026-03-10T22:03:00Z">
              <w:rPr>
                <w:rFonts w:ascii="Simplified Arabic" w:hAnsi="Simplified Arabic" w:cs="Simplified Arabic"/>
                <w:noProof/>
                <w:sz w:val="32"/>
                <w:szCs w:val="32"/>
                <w:lang w:bidi="ar-DZ"/>
              </w:rPr>
            </w:rPrChange>
          </w:rPr>
          <w:delText xml:space="preserve"> </w:delText>
        </w:r>
        <w:r w:rsidRPr="00987250" w:rsidDel="00A12EF2">
          <w:rPr>
            <w:rFonts w:ascii="Simplified Arabic" w:hAnsi="Simplified Arabic" w:cs="Simplified Arabic"/>
            <w:noProof/>
            <w:sz w:val="32"/>
            <w:szCs w:val="32"/>
            <w:lang w:bidi="ar-DZ"/>
          </w:rPr>
          <w:delText>العاطفة نوعا من العاطفة دائما تكون</w:delText>
        </w:r>
      </w:del>
      <w:ins w:id="29" w:author="Moustapha Achoui" w:date="2026-03-10T23:03:00Z" w16du:dateUtc="2026-03-10T22:03:00Z">
        <w:r w:rsidR="00A12EF2">
          <w:rPr>
            <w:rFonts w:ascii="Simplified Arabic" w:hAnsi="Simplified Arabic" w:cs="Simplified Arabic" w:hint="cs"/>
            <w:noProof/>
            <w:sz w:val="32"/>
            <w:szCs w:val="32"/>
            <w:rtl/>
            <w:lang w:bidi="ar-DZ"/>
          </w:rPr>
          <w:t xml:space="preserve"> هي</w:t>
        </w:r>
      </w:ins>
      <w:r w:rsidRPr="00987250">
        <w:rPr>
          <w:rFonts w:ascii="Simplified Arabic" w:hAnsi="Simplified Arabic" w:cs="Simplified Arabic"/>
          <w:noProof/>
          <w:sz w:val="32"/>
          <w:szCs w:val="32"/>
          <w:lang w:bidi="ar-DZ"/>
        </w:rPr>
        <w:t xml:space="preserve"> داخلية، </w:t>
      </w:r>
      <w:ins w:id="30" w:author="Moustapha Achoui" w:date="2026-03-10T23:03:00Z" w16du:dateUtc="2026-03-10T22:03:00Z">
        <w:r w:rsidR="00A12EF2">
          <w:rPr>
            <w:rFonts w:ascii="Simplified Arabic" w:hAnsi="Simplified Arabic" w:cs="Simplified Arabic" w:hint="cs"/>
            <w:noProof/>
            <w:sz w:val="32"/>
            <w:szCs w:val="32"/>
            <w:rtl/>
            <w:lang w:bidi="ar-DZ"/>
          </w:rPr>
          <w:t>يعني</w:t>
        </w:r>
      </w:ins>
      <w:r w:rsidRPr="00987250">
        <w:rPr>
          <w:rFonts w:ascii="Simplified Arabic" w:hAnsi="Simplified Arabic" w:cs="Simplified Arabic"/>
          <w:noProof/>
          <w:sz w:val="32"/>
          <w:szCs w:val="32"/>
          <w:lang w:bidi="ar-DZ"/>
        </w:rPr>
        <w:t xml:space="preserve">مشاعر. نعم. ممتاز، هل هناك رأي آخر؟ ربما مختلف. وضعوها في الركيزة العاطفية، وبعدها نشرح </w:t>
      </w:r>
      <w:del w:id="31" w:author="Moustapha Achoui" w:date="2026-03-10T23:04:00Z" w16du:dateUtc="2026-03-10T22:04:00Z">
        <w:r w:rsidRPr="00987250" w:rsidDel="00A12EF2">
          <w:rPr>
            <w:rFonts w:ascii="Simplified Arabic" w:hAnsi="Simplified Arabic" w:cs="Simplified Arabic"/>
            <w:noProof/>
            <w:sz w:val="32"/>
            <w:szCs w:val="32"/>
            <w:lang w:bidi="ar-DZ"/>
          </w:rPr>
          <w:delText xml:space="preserve">لي </w:delText>
        </w:r>
      </w:del>
      <w:r w:rsidRPr="00987250">
        <w:rPr>
          <w:rFonts w:ascii="Simplified Arabic" w:hAnsi="Simplified Arabic" w:cs="Simplified Arabic"/>
          <w:noProof/>
          <w:sz w:val="32"/>
          <w:szCs w:val="32"/>
          <w:lang w:bidi="ar-DZ"/>
        </w:rPr>
        <w:t>لماذا؟ تفضلي.</w:t>
      </w:r>
    </w:p>
    <w:p w14:paraId="7087F6C5" w14:textId="6B381BF9"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نعم، معذرة، </w:t>
      </w:r>
      <w:del w:id="32" w:author="Moustapha Achoui" w:date="2026-03-10T23:04:00Z" w16du:dateUtc="2026-03-10T22:04:00Z">
        <w:r w:rsidRPr="00987250" w:rsidDel="00A12EF2">
          <w:rPr>
            <w:rFonts w:ascii="Simplified Arabic" w:hAnsi="Simplified Arabic" w:cs="Simplified Arabic"/>
            <w:noProof/>
            <w:sz w:val="32"/>
            <w:szCs w:val="32"/>
            <w:lang w:bidi="ar-DZ"/>
          </w:rPr>
          <w:delText xml:space="preserve">معذرة، معذرة. </w:delText>
        </w:r>
      </w:del>
      <w:r w:rsidRPr="00987250">
        <w:rPr>
          <w:rFonts w:ascii="Simplified Arabic" w:hAnsi="Simplified Arabic" w:cs="Simplified Arabic"/>
          <w:noProof/>
          <w:sz w:val="32"/>
          <w:szCs w:val="32"/>
          <w:lang w:bidi="ar-DZ"/>
        </w:rPr>
        <w:t>قولي لي ما هي القيمة</w:t>
      </w:r>
      <w:ins w:id="33" w:author="Moustapha Achoui" w:date="2026-03-10T23:04:00Z" w16du:dateUtc="2026-03-10T22:04:00Z">
        <w:r w:rsidR="00A12EF2">
          <w:rPr>
            <w:rFonts w:ascii="Simplified Arabic" w:hAnsi="Simplified Arabic" w:cs="Simplified Arabic" w:hint="cs"/>
            <w:noProof/>
            <w:sz w:val="32"/>
            <w:szCs w:val="32"/>
            <w:rtl/>
            <w:lang w:bidi="ar-DZ"/>
          </w:rPr>
          <w:t>؟</w:t>
        </w:r>
      </w:ins>
      <w:r w:rsidRPr="00987250">
        <w:rPr>
          <w:rFonts w:ascii="Simplified Arabic" w:hAnsi="Simplified Arabic" w:cs="Simplified Arabic"/>
          <w:noProof/>
          <w:sz w:val="32"/>
          <w:szCs w:val="32"/>
          <w:lang w:bidi="ar-DZ"/>
        </w:rPr>
        <w:t xml:space="preserve"> البحث عن الحقيقة. البحث عن الحقيقة في الفكرية.</w:t>
      </w:r>
    </w:p>
    <w:p w14:paraId="2B12C546" w14:textId="3760055F"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lastRenderedPageBreak/>
        <w:t>ما هي القيمة</w:t>
      </w:r>
      <w:ins w:id="34" w:author="Moustapha Achoui" w:date="2026-03-10T23:04:00Z" w16du:dateUtc="2026-03-10T22:04:00Z">
        <w:r w:rsidR="00A12EF2">
          <w:rPr>
            <w:rFonts w:ascii="Simplified Arabic" w:hAnsi="Simplified Arabic" w:cs="Simplified Arabic" w:hint="cs"/>
            <w:noProof/>
            <w:sz w:val="32"/>
            <w:szCs w:val="32"/>
            <w:rtl/>
            <w:lang w:bidi="ar-DZ"/>
          </w:rPr>
          <w:t>؟</w:t>
        </w:r>
      </w:ins>
      <w:r w:rsidRPr="00987250">
        <w:rPr>
          <w:rFonts w:ascii="Simplified Arabic" w:hAnsi="Simplified Arabic" w:cs="Simplified Arabic"/>
          <w:noProof/>
          <w:sz w:val="32"/>
          <w:szCs w:val="32"/>
          <w:lang w:bidi="ar-DZ"/>
        </w:rPr>
        <w:t xml:space="preserve"> الاعتبار.</w:t>
      </w:r>
    </w:p>
    <w:p w14:paraId="0A26E2E1" w14:textId="1DC326A5"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أين </w:t>
      </w:r>
      <w:del w:id="35" w:author="Moustapha Achoui" w:date="2026-03-10T23:04:00Z" w16du:dateUtc="2026-03-10T22:04:00Z">
        <w:r w:rsidRPr="00987250" w:rsidDel="00A12EF2">
          <w:rPr>
            <w:rFonts w:ascii="Simplified Arabic" w:hAnsi="Simplified Arabic" w:cs="Simplified Arabic"/>
            <w:noProof/>
            <w:sz w:val="32"/>
            <w:szCs w:val="32"/>
            <w:lang w:bidi="ar-DZ"/>
          </w:rPr>
          <w:delText xml:space="preserve">وها </w:delText>
        </w:r>
      </w:del>
      <w:ins w:id="36" w:author="Moustapha Achoui" w:date="2026-03-10T23:04:00Z" w16du:dateUtc="2026-03-10T22:04:00Z">
        <w:r w:rsidR="00A12EF2">
          <w:rPr>
            <w:rFonts w:ascii="Simplified Arabic" w:hAnsi="Simplified Arabic" w:cs="Simplified Arabic" w:hint="cs"/>
            <w:noProof/>
            <w:sz w:val="32"/>
            <w:szCs w:val="32"/>
            <w:rtl/>
            <w:lang w:bidi="ar-DZ"/>
          </w:rPr>
          <w:t>نضعها</w:t>
        </w:r>
      </w:ins>
      <w:ins w:id="37" w:author="Moustapha Achoui" w:date="2026-03-10T23:05:00Z" w16du:dateUtc="2026-03-10T22:05:00Z">
        <w:r w:rsidR="00A12EF2">
          <w:rPr>
            <w:rFonts w:ascii="Simplified Arabic" w:hAnsi="Simplified Arabic" w:cs="Simplified Arabic" w:hint="cs"/>
            <w:noProof/>
            <w:sz w:val="32"/>
            <w:szCs w:val="32"/>
            <w:rtl/>
            <w:lang w:bidi="ar-DZ"/>
          </w:rPr>
          <w:t>؟</w:t>
        </w:r>
      </w:ins>
      <w:ins w:id="38" w:author="Moustapha Achoui" w:date="2026-03-10T23:04:00Z" w16du:dateUtc="2026-03-10T22:04:00Z">
        <w:r w:rsidR="00A12EF2" w:rsidRPr="00987250">
          <w:rPr>
            <w:rFonts w:ascii="Simplified Arabic" w:hAnsi="Simplified Arabic" w:cs="Simplified Arabic"/>
            <w:noProof/>
            <w:sz w:val="32"/>
            <w:szCs w:val="32"/>
            <w:lang w:bidi="ar-DZ"/>
          </w:rPr>
          <w:t xml:space="preserve"> </w:t>
        </w:r>
      </w:ins>
      <w:ins w:id="39" w:author="Moustapha Achoui" w:date="2026-03-10T23:05:00Z" w16du:dateUtc="2026-03-10T22:05:00Z">
        <w:r w:rsidR="00A12EF2">
          <w:rPr>
            <w:rFonts w:ascii="Simplified Arabic" w:hAnsi="Simplified Arabic" w:cs="Simplified Arabic" w:hint="cs"/>
            <w:noProof/>
            <w:sz w:val="32"/>
            <w:szCs w:val="32"/>
            <w:rtl/>
            <w:lang w:bidi="ar-DZ"/>
          </w:rPr>
          <w:t>في</w:t>
        </w:r>
      </w:ins>
      <w:r w:rsidRPr="00987250">
        <w:rPr>
          <w:rFonts w:ascii="Simplified Arabic" w:hAnsi="Simplified Arabic" w:cs="Simplified Arabic"/>
          <w:noProof/>
          <w:sz w:val="32"/>
          <w:szCs w:val="32"/>
          <w:lang w:bidi="ar-DZ"/>
        </w:rPr>
        <w:t xml:space="preserve">الركيزة الاجتماعية، لماذا؟ لماذا؟ </w:t>
      </w:r>
      <w:del w:id="40" w:author="Moustapha Achoui" w:date="2026-03-10T23:05:00Z" w16du:dateUtc="2026-03-10T22:05:00Z">
        <w:r w:rsidRPr="00987250" w:rsidDel="00A12EF2">
          <w:rPr>
            <w:rFonts w:ascii="Simplified Arabic" w:hAnsi="Simplified Arabic" w:cs="Simplified Arabic"/>
            <w:noProof/>
            <w:sz w:val="32"/>
            <w:szCs w:val="32"/>
            <w:lang w:bidi="ar-DZ"/>
          </w:rPr>
          <w:delText xml:space="preserve">هم هذه </w:delText>
        </w:r>
      </w:del>
      <w:r w:rsidRPr="00987250">
        <w:rPr>
          <w:rFonts w:ascii="Simplified Arabic" w:hAnsi="Simplified Arabic" w:cs="Simplified Arabic"/>
          <w:noProof/>
          <w:sz w:val="32"/>
          <w:szCs w:val="32"/>
          <w:lang w:bidi="ar-DZ"/>
        </w:rPr>
        <w:t xml:space="preserve">ركيزة الاعتبار وضعوها أكثر في </w:t>
      </w:r>
      <w:ins w:id="41" w:author="Moustapha Achoui" w:date="2026-03-10T23:05:00Z" w16du:dateUtc="2026-03-10T22:05:00Z">
        <w:r w:rsidR="00A12EF2">
          <w:rPr>
            <w:rFonts w:ascii="Simplified Arabic" w:hAnsi="Simplified Arabic" w:cs="Simplified Arabic" w:hint="cs"/>
            <w:noProof/>
            <w:sz w:val="32"/>
            <w:szCs w:val="32"/>
            <w:rtl/>
            <w:lang w:bidi="ar-DZ"/>
          </w:rPr>
          <w:t>ال</w:t>
        </w:r>
      </w:ins>
      <w:r w:rsidRPr="00987250">
        <w:rPr>
          <w:rFonts w:ascii="Simplified Arabic" w:hAnsi="Simplified Arabic" w:cs="Simplified Arabic"/>
          <w:noProof/>
          <w:sz w:val="32"/>
          <w:szCs w:val="32"/>
          <w:lang w:bidi="ar-DZ"/>
        </w:rPr>
        <w:t>مجال الفكري. لماذا سنرى؟</w:t>
      </w:r>
    </w:p>
    <w:p w14:paraId="10DA7A0E" w14:textId="15BCD3DF" w:rsidR="00AD5715" w:rsidRPr="00987250" w:rsidRDefault="00A12EF2" w:rsidP="00BE75AC">
      <w:pPr>
        <w:pStyle w:val="Script"/>
        <w:bidi/>
        <w:rPr>
          <w:rFonts w:ascii="Simplified Arabic" w:hAnsi="Simplified Arabic" w:cs="Simplified Arabic"/>
          <w:noProof/>
          <w:sz w:val="32"/>
          <w:szCs w:val="32"/>
          <w:lang w:bidi="ar-DZ"/>
        </w:rPr>
      </w:pPr>
      <w:ins w:id="42" w:author="Moustapha Achoui" w:date="2026-03-10T23:05:00Z" w16du:dateUtc="2026-03-10T22:05:00Z">
        <w:r>
          <w:rPr>
            <w:rFonts w:ascii="Simplified Arabic" w:hAnsi="Simplified Arabic" w:cs="Simplified Arabic" w:hint="cs"/>
            <w:noProof/>
            <w:sz w:val="32"/>
            <w:szCs w:val="32"/>
            <w:rtl/>
            <w:lang w:bidi="ar-DZ"/>
          </w:rPr>
          <w:t>ال</w:t>
        </w:r>
      </w:ins>
      <w:r w:rsidR="00212D80" w:rsidRPr="00987250">
        <w:rPr>
          <w:rFonts w:ascii="Simplified Arabic" w:hAnsi="Simplified Arabic" w:cs="Simplified Arabic"/>
          <w:noProof/>
          <w:sz w:val="32"/>
          <w:szCs w:val="32"/>
          <w:lang w:bidi="ar-DZ"/>
        </w:rPr>
        <w:t xml:space="preserve">سمو العاطفي؟ </w:t>
      </w:r>
      <w:del w:id="43" w:author="Moustapha Achoui" w:date="2026-03-10T23:06:00Z" w16du:dateUtc="2026-03-10T22:06:00Z">
        <w:r w:rsidR="00212D80" w:rsidRPr="00987250" w:rsidDel="00A12EF2">
          <w:rPr>
            <w:rFonts w:ascii="Simplified Arabic" w:hAnsi="Simplified Arabic" w:cs="Simplified Arabic"/>
            <w:noProof/>
            <w:sz w:val="32"/>
            <w:szCs w:val="32"/>
            <w:lang w:bidi="ar-DZ"/>
          </w:rPr>
          <w:delText xml:space="preserve">سمو العاطفي؟ </w:delText>
        </w:r>
      </w:del>
      <w:ins w:id="44" w:author="Moustapha Achoui" w:date="2026-03-10T23:06:00Z" w16du:dateUtc="2026-03-10T22:06:00Z">
        <w:r>
          <w:rPr>
            <w:rFonts w:ascii="Simplified Arabic" w:hAnsi="Simplified Arabic" w:cs="Simplified Arabic" w:hint="cs"/>
            <w:noProof/>
            <w:sz w:val="32"/>
            <w:szCs w:val="32"/>
            <w:rtl/>
            <w:lang w:bidi="ar-DZ"/>
          </w:rPr>
          <w:t xml:space="preserve"> </w:t>
        </w:r>
      </w:ins>
      <w:del w:id="45" w:author="Moustapha Achoui" w:date="2026-03-10T23:14:00Z" w16du:dateUtc="2026-03-10T22:14:00Z">
        <w:r w:rsidR="00212D80" w:rsidRPr="00987250" w:rsidDel="005258CC">
          <w:rPr>
            <w:rFonts w:ascii="Simplified Arabic" w:hAnsi="Simplified Arabic" w:cs="Simplified Arabic"/>
            <w:noProof/>
            <w:sz w:val="32"/>
            <w:szCs w:val="32"/>
            <w:lang w:bidi="ar-DZ"/>
          </w:rPr>
          <w:delText xml:space="preserve">سبحتها </w:delText>
        </w:r>
      </w:del>
      <w:ins w:id="46" w:author="Moustapha Achoui" w:date="2026-03-10T23:14:00Z" w16du:dateUtc="2026-03-10T22:14:00Z">
        <w:r w:rsidR="005258CC">
          <w:rPr>
            <w:rFonts w:ascii="Simplified Arabic" w:hAnsi="Simplified Arabic" w:cs="Simplified Arabic" w:hint="cs"/>
            <w:noProof/>
            <w:sz w:val="32"/>
            <w:szCs w:val="32"/>
            <w:rtl/>
            <w:lang w:bidi="ar-DZ"/>
          </w:rPr>
          <w:t xml:space="preserve"> وضعتها</w:t>
        </w:r>
        <w:r w:rsidR="005258CC" w:rsidRPr="00987250">
          <w:rPr>
            <w:rFonts w:ascii="Simplified Arabic" w:hAnsi="Simplified Arabic" w:cs="Simplified Arabic"/>
            <w:noProof/>
            <w:sz w:val="32"/>
            <w:szCs w:val="32"/>
            <w:lang w:bidi="ar-DZ"/>
          </w:rPr>
          <w:t xml:space="preserve"> </w:t>
        </w:r>
      </w:ins>
      <w:r w:rsidR="00212D80" w:rsidRPr="00987250">
        <w:rPr>
          <w:rFonts w:ascii="Simplified Arabic" w:hAnsi="Simplified Arabic" w:cs="Simplified Arabic"/>
          <w:noProof/>
          <w:sz w:val="32"/>
          <w:szCs w:val="32"/>
          <w:lang w:bidi="ar-DZ"/>
        </w:rPr>
        <w:t>في العاطفية</w:t>
      </w:r>
      <w:del w:id="47" w:author="Moustapha Achoui" w:date="2026-03-10T23:14:00Z" w16du:dateUtc="2026-03-10T22:14:00Z">
        <w:r w:rsidR="00212D80" w:rsidRPr="00987250" w:rsidDel="005258CC">
          <w:rPr>
            <w:rFonts w:ascii="Simplified Arabic" w:hAnsi="Simplified Arabic" w:cs="Simplified Arabic"/>
            <w:noProof/>
            <w:sz w:val="32"/>
            <w:szCs w:val="32"/>
            <w:lang w:bidi="ar-DZ"/>
          </w:rPr>
          <w:delText xml:space="preserve"> منها عاطفة</w:delText>
        </w:r>
      </w:del>
      <w:r w:rsidR="00212D80" w:rsidRPr="00987250">
        <w:rPr>
          <w:rFonts w:ascii="Simplified Arabic" w:hAnsi="Simplified Arabic" w:cs="Simplified Arabic"/>
          <w:noProof/>
          <w:sz w:val="32"/>
          <w:szCs w:val="32"/>
          <w:lang w:bidi="ar-DZ"/>
        </w:rPr>
        <w:t xml:space="preserve">. نعم طبعا طبعا. ثاني شيء الوقاية مع الدكتور عالي أو لا، لكن أنا أشعرها عابرة، لأننا نحتاج </w:t>
      </w:r>
      <w:del w:id="48" w:author="Moustapha Achoui" w:date="2026-03-10T23:15:00Z" w16du:dateUtc="2026-03-10T22:15:00Z">
        <w:r w:rsidR="00212D80" w:rsidRPr="00987250" w:rsidDel="005258CC">
          <w:rPr>
            <w:rFonts w:ascii="Simplified Arabic" w:hAnsi="Simplified Arabic" w:cs="Simplified Arabic"/>
            <w:noProof/>
            <w:sz w:val="32"/>
            <w:szCs w:val="32"/>
            <w:lang w:bidi="ar-DZ"/>
          </w:rPr>
          <w:delText xml:space="preserve">لغاية </w:delText>
        </w:r>
      </w:del>
      <w:ins w:id="49" w:author="Moustapha Achoui" w:date="2026-03-10T23:15:00Z" w16du:dateUtc="2026-03-10T22:15:00Z">
        <w:r w:rsidR="005258CC">
          <w:rPr>
            <w:rFonts w:ascii="Simplified Arabic" w:hAnsi="Simplified Arabic" w:cs="Simplified Arabic" w:hint="cs"/>
            <w:noProof/>
            <w:sz w:val="32"/>
            <w:szCs w:val="32"/>
            <w:rtl/>
            <w:lang w:bidi="ar-DZ"/>
          </w:rPr>
          <w:t>لها</w:t>
        </w:r>
      </w:ins>
      <w:r w:rsidR="00212D80" w:rsidRPr="00987250">
        <w:rPr>
          <w:rFonts w:ascii="Simplified Arabic" w:hAnsi="Simplified Arabic" w:cs="Simplified Arabic"/>
          <w:noProof/>
          <w:sz w:val="32"/>
          <w:szCs w:val="32"/>
          <w:lang w:bidi="ar-DZ"/>
        </w:rPr>
        <w:t xml:space="preserve">في الركيزة الروحية والركيزة الاجتماعية </w:t>
      </w:r>
      <w:del w:id="50" w:author="Moustapha Achoui" w:date="2026-03-10T23:15:00Z" w16du:dateUtc="2026-03-10T22:15:00Z">
        <w:r w:rsidR="00212D80" w:rsidRPr="00987250" w:rsidDel="005258CC">
          <w:rPr>
            <w:rFonts w:ascii="Simplified Arabic" w:hAnsi="Simplified Arabic" w:cs="Simplified Arabic"/>
            <w:noProof/>
            <w:sz w:val="32"/>
            <w:szCs w:val="32"/>
            <w:lang w:bidi="ar-DZ"/>
          </w:rPr>
          <w:delText>في مكان وية</w:delText>
        </w:r>
      </w:del>
      <w:r w:rsidR="00212D80" w:rsidRPr="00987250">
        <w:rPr>
          <w:rFonts w:ascii="Simplified Arabic" w:hAnsi="Simplified Arabic" w:cs="Simplified Arabic"/>
          <w:noProof/>
          <w:sz w:val="32"/>
          <w:szCs w:val="32"/>
          <w:lang w:bidi="ar-DZ"/>
        </w:rPr>
        <w:t>. نعم، لكنها اكثر شيء</w:t>
      </w:r>
      <w:del w:id="51" w:author="Moustapha Achoui" w:date="2026-03-10T23:15:00Z" w16du:dateUtc="2026-03-10T22:15:00Z">
        <w:r w:rsidR="00212D80" w:rsidRPr="00987250" w:rsidDel="005258CC">
          <w:rPr>
            <w:rFonts w:ascii="Simplified Arabic" w:hAnsi="Simplified Arabic" w:cs="Simplified Arabic"/>
            <w:noProof/>
            <w:sz w:val="32"/>
            <w:szCs w:val="32"/>
            <w:lang w:bidi="ar-DZ"/>
          </w:rPr>
          <w:delText>؟</w:delText>
        </w:r>
      </w:del>
      <w:r w:rsidR="00212D80" w:rsidRPr="00987250">
        <w:rPr>
          <w:rFonts w:ascii="Simplified Arabic" w:hAnsi="Simplified Arabic" w:cs="Simplified Arabic"/>
          <w:noProof/>
          <w:sz w:val="32"/>
          <w:szCs w:val="32"/>
          <w:lang w:bidi="ar-DZ"/>
        </w:rPr>
        <w:t xml:space="preserve"> اثرها في ال</w:t>
      </w:r>
      <w:del w:id="52" w:author="Moustapha Achoui" w:date="2026-03-10T23:15:00Z" w16du:dateUtc="2026-03-10T22:15:00Z">
        <w:r w:rsidR="00212D80" w:rsidRPr="00987250" w:rsidDel="005258CC">
          <w:rPr>
            <w:rFonts w:ascii="Simplified Arabic" w:hAnsi="Simplified Arabic" w:cs="Simplified Arabic"/>
            <w:noProof/>
            <w:sz w:val="32"/>
            <w:szCs w:val="32"/>
            <w:lang w:bidi="ar-DZ"/>
          </w:rPr>
          <w:delText xml:space="preserve">مدنية أو التفية؟ </w:delText>
        </w:r>
      </w:del>
      <w:r w:rsidR="00212D80" w:rsidRPr="00987250">
        <w:rPr>
          <w:rFonts w:ascii="Simplified Arabic" w:hAnsi="Simplified Arabic" w:cs="Simplified Arabic"/>
          <w:noProof/>
          <w:sz w:val="32"/>
          <w:szCs w:val="32"/>
          <w:lang w:bidi="ar-DZ"/>
        </w:rPr>
        <w:t>البدنية.</w:t>
      </w:r>
    </w:p>
    <w:p w14:paraId="288913EC" w14:textId="463B67B0" w:rsidR="00AD5715" w:rsidRPr="00987250" w:rsidDel="005258CC" w:rsidRDefault="00212D80" w:rsidP="00BE75AC">
      <w:pPr>
        <w:pStyle w:val="Script"/>
        <w:bidi/>
        <w:rPr>
          <w:del w:id="53" w:author="Moustapha Achoui" w:date="2026-03-10T23:16:00Z" w16du:dateUtc="2026-03-10T22:16:00Z"/>
          <w:rFonts w:ascii="Simplified Arabic" w:hAnsi="Simplified Arabic" w:cs="Simplified Arabic"/>
          <w:noProof/>
          <w:sz w:val="32"/>
          <w:szCs w:val="32"/>
          <w:lang w:bidi="ar-DZ"/>
        </w:rPr>
      </w:pPr>
      <w:del w:id="54" w:author="Moustapha Achoui" w:date="2026-03-10T23:16:00Z" w16du:dateUtc="2026-03-10T22:16:00Z">
        <w:r w:rsidRPr="00987250" w:rsidDel="005258CC">
          <w:rPr>
            <w:rFonts w:ascii="Simplified Arabic" w:hAnsi="Simplified Arabic" w:cs="Simplified Arabic"/>
            <w:noProof/>
            <w:sz w:val="32"/>
            <w:szCs w:val="32"/>
            <w:lang w:bidi="ar-DZ"/>
          </w:rPr>
          <w:delText>نعم</w:delText>
        </w:r>
      </w:del>
    </w:p>
    <w:p w14:paraId="2DCE1E5A" w14:textId="42D90D80"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الركيزة الروحية </w:t>
      </w:r>
      <w:del w:id="55" w:author="Moustapha Achoui" w:date="2026-03-10T23:16:00Z" w16du:dateUtc="2026-03-10T22:16:00Z">
        <w:r w:rsidRPr="00987250" w:rsidDel="005258CC">
          <w:rPr>
            <w:rFonts w:ascii="Simplified Arabic" w:hAnsi="Simplified Arabic" w:cs="Simplified Arabic"/>
            <w:noProof/>
            <w:sz w:val="32"/>
            <w:szCs w:val="32"/>
            <w:lang w:bidi="ar-DZ"/>
          </w:rPr>
          <w:delText>الروحية</w:delText>
        </w:r>
      </w:del>
      <w:r w:rsidRPr="00987250">
        <w:rPr>
          <w:rFonts w:ascii="Simplified Arabic" w:hAnsi="Simplified Arabic" w:cs="Simplified Arabic"/>
          <w:noProof/>
          <w:sz w:val="32"/>
          <w:szCs w:val="32"/>
          <w:lang w:bidi="ar-DZ"/>
        </w:rPr>
        <w:t>، تزكية النفس.</w:t>
      </w:r>
    </w:p>
    <w:p w14:paraId="576F1F76"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عابرة عابرة نعم حطوها في العاطفية بس هي عابرة. كنا خلصنا من كسر حاجز الصحيح وانتقلنا من ملفنا، صحيح؟ وإن شاء الله أنا أتأخر بكم. الحكم تساؤلات تساؤل. بعد</w:t>
      </w:r>
    </w:p>
    <w:p w14:paraId="5D16D79E" w14:textId="5DF2EE16"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ننتقل إلى المحور الأول اجتماعية الرعاية. الرعاية، نعم. والفكرية </w:t>
      </w:r>
      <w:del w:id="56" w:author="Moustapha Achoui" w:date="2026-03-10T23:18:00Z" w16du:dateUtc="2026-03-10T22:18:00Z">
        <w:r w:rsidRPr="00987250" w:rsidDel="005258CC">
          <w:rPr>
            <w:rFonts w:ascii="Simplified Arabic" w:hAnsi="Simplified Arabic" w:cs="Simplified Arabic"/>
            <w:noProof/>
            <w:sz w:val="32"/>
            <w:szCs w:val="32"/>
            <w:lang w:bidi="ar-DZ"/>
          </w:rPr>
          <w:delText xml:space="preserve">حكم الحكم أو </w:delText>
        </w:r>
      </w:del>
      <w:r w:rsidRPr="00987250">
        <w:rPr>
          <w:rFonts w:ascii="Simplified Arabic" w:hAnsi="Simplified Arabic" w:cs="Simplified Arabic"/>
          <w:noProof/>
          <w:sz w:val="32"/>
          <w:szCs w:val="32"/>
          <w:lang w:bidi="ar-DZ"/>
        </w:rPr>
        <w:t>الحكمة.</w:t>
      </w:r>
    </w:p>
    <w:p w14:paraId="505ABBDD" w14:textId="58D87409" w:rsidR="00AD5715" w:rsidRPr="00987250" w:rsidRDefault="00212D80" w:rsidP="00BE75AC">
      <w:pPr>
        <w:pStyle w:val="Script"/>
        <w:bidi/>
        <w:rPr>
          <w:rFonts w:ascii="Simplified Arabic" w:hAnsi="Simplified Arabic" w:cs="Simplified Arabic"/>
          <w:noProof/>
          <w:sz w:val="32"/>
          <w:szCs w:val="32"/>
          <w:lang w:bidi="ar-EG"/>
        </w:rPr>
      </w:pPr>
      <w:del w:id="57" w:author="Moustapha Achoui" w:date="2026-03-10T23:19:00Z" w16du:dateUtc="2026-03-10T22:19:00Z">
        <w:r w:rsidRPr="00987250" w:rsidDel="005258CC">
          <w:rPr>
            <w:rFonts w:ascii="Simplified Arabic" w:hAnsi="Simplified Arabic" w:cs="Simplified Arabic"/>
            <w:noProof/>
            <w:sz w:val="32"/>
            <w:szCs w:val="32"/>
            <w:lang w:bidi="ar-DZ"/>
          </w:rPr>
          <w:delText xml:space="preserve">نعم </w:delText>
        </w:r>
      </w:del>
      <w:ins w:id="58" w:author="Moustapha Achoui" w:date="2026-03-10T23:19:00Z" w16du:dateUtc="2026-03-10T22:19:00Z">
        <w:r w:rsidR="005258CC">
          <w:rPr>
            <w:rFonts w:ascii="Simplified Arabic" w:hAnsi="Simplified Arabic" w:cs="Simplified Arabic" w:hint="cs"/>
            <w:noProof/>
            <w:sz w:val="32"/>
            <w:szCs w:val="32"/>
            <w:rtl/>
            <w:lang w:bidi="ar-DZ"/>
          </w:rPr>
          <w:t xml:space="preserve"> </w:t>
        </w:r>
      </w:ins>
      <w:r w:rsidRPr="00987250">
        <w:rPr>
          <w:rFonts w:ascii="Simplified Arabic" w:hAnsi="Simplified Arabic" w:cs="Simplified Arabic"/>
          <w:noProof/>
          <w:sz w:val="32"/>
          <w:szCs w:val="32"/>
          <w:lang w:bidi="ar-DZ"/>
        </w:rPr>
        <w:t>إذا الركيزة الروحية عندنا الإيمان، العبادة، التزكية</w:t>
      </w:r>
      <w:ins w:id="59" w:author="Moustapha Achoui" w:date="2026-03-10T23:19:00Z" w16du:dateUtc="2026-03-10T22:19:00Z">
        <w:r w:rsidR="005258CC">
          <w:rPr>
            <w:rFonts w:ascii="Simplified Arabic" w:hAnsi="Simplified Arabic" w:cs="Simplified Arabic" w:hint="cs"/>
            <w:noProof/>
            <w:sz w:val="32"/>
            <w:szCs w:val="32"/>
            <w:rtl/>
            <w:lang w:bidi="ar-DZ"/>
          </w:rPr>
          <w:t>.</w:t>
        </w:r>
      </w:ins>
      <w:r w:rsidRPr="00987250">
        <w:rPr>
          <w:rFonts w:ascii="Simplified Arabic" w:hAnsi="Simplified Arabic" w:cs="Simplified Arabic"/>
          <w:noProof/>
          <w:sz w:val="32"/>
          <w:szCs w:val="32"/>
          <w:lang w:bidi="ar-DZ"/>
        </w:rPr>
        <w:t xml:space="preserve"> والعاطفية</w:t>
      </w:r>
      <w:ins w:id="60" w:author="Moustapha Achoui" w:date="2026-03-10T23:19:00Z" w16du:dateUtc="2026-03-10T22:19:00Z">
        <w:r w:rsidR="005258CC">
          <w:rPr>
            <w:rFonts w:ascii="Simplified Arabic" w:hAnsi="Simplified Arabic" w:cs="Simplified Arabic" w:hint="cs"/>
            <w:noProof/>
            <w:sz w:val="32"/>
            <w:szCs w:val="32"/>
            <w:rtl/>
            <w:lang w:bidi="ar-DZ"/>
          </w:rPr>
          <w:t>:</w:t>
        </w:r>
      </w:ins>
      <w:r w:rsidRPr="00987250">
        <w:rPr>
          <w:rFonts w:ascii="Simplified Arabic" w:hAnsi="Simplified Arabic" w:cs="Simplified Arabic"/>
          <w:noProof/>
          <w:sz w:val="32"/>
          <w:szCs w:val="32"/>
          <w:lang w:bidi="ar-DZ"/>
        </w:rPr>
        <w:t xml:space="preserve"> عندنا السمو العاطفي والتوازن والعزيمة. الركيزة الفكرية</w:t>
      </w:r>
      <w:ins w:id="61" w:author="Moustapha Achoui" w:date="2026-03-10T23:19:00Z" w16du:dateUtc="2026-03-10T22:19:00Z">
        <w:r w:rsidR="005258CC">
          <w:rPr>
            <w:rFonts w:ascii="Simplified Arabic" w:hAnsi="Simplified Arabic" w:cs="Simplified Arabic" w:hint="cs"/>
            <w:noProof/>
            <w:sz w:val="32"/>
            <w:szCs w:val="32"/>
            <w:rtl/>
            <w:lang w:bidi="ar-DZ"/>
          </w:rPr>
          <w:t>:</w:t>
        </w:r>
      </w:ins>
      <w:r w:rsidRPr="00987250">
        <w:rPr>
          <w:rFonts w:ascii="Simplified Arabic" w:hAnsi="Simplified Arabic" w:cs="Simplified Arabic"/>
          <w:noProof/>
          <w:sz w:val="32"/>
          <w:szCs w:val="32"/>
          <w:lang w:bidi="ar-DZ"/>
        </w:rPr>
        <w:t xml:space="preserve"> عندنا الحكمة والبحث عن الحقيقة والاعتبار، والبدنية</w:t>
      </w:r>
      <w:ins w:id="62" w:author="Moustapha Achoui" w:date="2026-03-10T23:19:00Z" w16du:dateUtc="2026-03-10T22:19:00Z">
        <w:r w:rsidR="005258CC">
          <w:rPr>
            <w:rFonts w:ascii="Simplified Arabic" w:hAnsi="Simplified Arabic" w:cs="Simplified Arabic" w:hint="cs"/>
            <w:noProof/>
            <w:sz w:val="32"/>
            <w:szCs w:val="32"/>
            <w:rtl/>
            <w:lang w:bidi="ar-DZ"/>
          </w:rPr>
          <w:t>:</w:t>
        </w:r>
      </w:ins>
      <w:r w:rsidRPr="00987250">
        <w:rPr>
          <w:rFonts w:ascii="Simplified Arabic" w:hAnsi="Simplified Arabic" w:cs="Simplified Arabic"/>
          <w:noProof/>
          <w:sz w:val="32"/>
          <w:szCs w:val="32"/>
          <w:lang w:bidi="ar-DZ"/>
        </w:rPr>
        <w:t xml:space="preserve"> عندنا القوة </w:t>
      </w:r>
      <w:del w:id="63" w:author="Moustapha Achoui" w:date="2026-03-10T23:20:00Z" w16du:dateUtc="2026-03-10T22:20:00Z">
        <w:r w:rsidRPr="00987250" w:rsidDel="005258CC">
          <w:rPr>
            <w:rFonts w:ascii="Simplified Arabic" w:hAnsi="Simplified Arabic" w:cs="Simplified Arabic"/>
            <w:noProof/>
            <w:sz w:val="32"/>
            <w:szCs w:val="32"/>
            <w:lang w:bidi="ar-DZ"/>
          </w:rPr>
          <w:delText xml:space="preserve">الصحة قوة الصحائي </w:delText>
        </w:r>
      </w:del>
      <w:ins w:id="64" w:author="Moustapha Achoui" w:date="2026-03-10T23:20:00Z" w16du:dateUtc="2026-03-10T22:20:00Z">
        <w:r w:rsidR="005258CC">
          <w:rPr>
            <w:rFonts w:ascii="Simplified Arabic" w:hAnsi="Simplified Arabic" w:cs="Simplified Arabic" w:hint="cs"/>
            <w:noProof/>
            <w:sz w:val="32"/>
            <w:szCs w:val="32"/>
            <w:rtl/>
            <w:lang w:bidi="ar-DZ"/>
          </w:rPr>
          <w:t xml:space="preserve"> و</w:t>
        </w:r>
      </w:ins>
      <w:r w:rsidRPr="00987250">
        <w:rPr>
          <w:rFonts w:ascii="Simplified Arabic" w:hAnsi="Simplified Arabic" w:cs="Simplified Arabic"/>
          <w:noProof/>
          <w:sz w:val="32"/>
          <w:szCs w:val="32"/>
          <w:lang w:bidi="ar-DZ"/>
        </w:rPr>
        <w:t>الوقاية. الركيزة الاجتماعية</w:t>
      </w:r>
      <w:ins w:id="65" w:author="Moustapha Achoui" w:date="2026-03-10T23:20:00Z" w16du:dateUtc="2026-03-10T22:20:00Z">
        <w:r w:rsidR="005258CC">
          <w:rPr>
            <w:rFonts w:ascii="Simplified Arabic" w:hAnsi="Simplified Arabic" w:cs="Simplified Arabic" w:hint="cs"/>
            <w:noProof/>
            <w:sz w:val="32"/>
            <w:szCs w:val="32"/>
            <w:rtl/>
            <w:lang w:bidi="ar-DZ"/>
          </w:rPr>
          <w:t>:</w:t>
        </w:r>
      </w:ins>
      <w:del w:id="66" w:author="Moustapha Achoui" w:date="2026-03-10T23:20:00Z" w16du:dateUtc="2026-03-10T22:20:00Z">
        <w:r w:rsidRPr="00987250" w:rsidDel="005258CC">
          <w:rPr>
            <w:rFonts w:ascii="Simplified Arabic" w:hAnsi="Simplified Arabic" w:cs="Simplified Arabic"/>
            <w:noProof/>
            <w:sz w:val="32"/>
            <w:szCs w:val="32"/>
            <w:lang w:bidi="ar-DZ"/>
          </w:rPr>
          <w:delText>،</w:delText>
        </w:r>
      </w:del>
      <w:r w:rsidRPr="00987250">
        <w:rPr>
          <w:rFonts w:ascii="Simplified Arabic" w:hAnsi="Simplified Arabic" w:cs="Simplified Arabic"/>
          <w:noProof/>
          <w:sz w:val="32"/>
          <w:szCs w:val="32"/>
          <w:lang w:bidi="ar-DZ"/>
        </w:rPr>
        <w:t xml:space="preserve"> التعاون</w:t>
      </w:r>
      <w:del w:id="67" w:author="Moustapha Achoui" w:date="2026-03-10T23:20:00Z" w16du:dateUtc="2026-03-10T22:20:00Z">
        <w:r w:rsidRPr="00987250" w:rsidDel="005258CC">
          <w:rPr>
            <w:rFonts w:ascii="Simplified Arabic" w:hAnsi="Simplified Arabic" w:cs="Simplified Arabic"/>
            <w:noProof/>
            <w:sz w:val="32"/>
            <w:szCs w:val="32"/>
            <w:lang w:bidi="ar-DZ"/>
          </w:rPr>
          <w:delText>ية</w:delText>
        </w:r>
      </w:del>
      <w:r w:rsidRPr="00987250">
        <w:rPr>
          <w:rFonts w:ascii="Simplified Arabic" w:hAnsi="Simplified Arabic" w:cs="Simplified Arabic"/>
          <w:noProof/>
          <w:sz w:val="32"/>
          <w:szCs w:val="32"/>
          <w:lang w:bidi="ar-DZ"/>
        </w:rPr>
        <w:t xml:space="preserve"> والرعاية. لماذا الاعتبار في الفكرية؟ لأنه في القرآن الكريم يقول واعتبروا </w:t>
      </w:r>
      <w:del w:id="68" w:author="Moustapha Achoui" w:date="2026-03-10T23:17:00Z" w16du:dateUtc="2026-03-10T22:17:00Z">
        <w:r w:rsidRPr="00987250" w:rsidDel="005258CC">
          <w:rPr>
            <w:rFonts w:ascii="Simplified Arabic" w:hAnsi="Simplified Arabic" w:cs="Simplified Arabic"/>
            <w:noProof/>
            <w:sz w:val="32"/>
            <w:szCs w:val="32"/>
            <w:lang w:bidi="ar-DZ"/>
          </w:rPr>
          <w:delText xml:space="preserve">يؤولي </w:delText>
        </w:r>
      </w:del>
      <w:ins w:id="69" w:author="Moustapha Achoui" w:date="2026-03-10T23:17:00Z" w16du:dateUtc="2026-03-10T22:17:00Z">
        <w:r w:rsidR="005258CC">
          <w:rPr>
            <w:rFonts w:ascii="Simplified Arabic" w:hAnsi="Simplified Arabic" w:cs="Simplified Arabic" w:hint="cs"/>
            <w:noProof/>
            <w:sz w:val="32"/>
            <w:szCs w:val="32"/>
            <w:rtl/>
            <w:lang w:bidi="ar-DZ"/>
          </w:rPr>
          <w:t xml:space="preserve"> يا أولي</w:t>
        </w:r>
      </w:ins>
      <w:r w:rsidRPr="00987250">
        <w:rPr>
          <w:rFonts w:ascii="Simplified Arabic" w:hAnsi="Simplified Arabic" w:cs="Simplified Arabic"/>
          <w:noProof/>
          <w:sz w:val="32"/>
          <w:szCs w:val="32"/>
          <w:lang w:bidi="ar-DZ"/>
        </w:rPr>
        <w:t>الأبصار، يعني أن نستفيد من الخبرات والتجارب السابقة، وبالتالي هي فكرية، يعني الإنسان يفكر لماذا حدث هذا وكيف يستفيد منه.</w:t>
      </w:r>
      <w:ins w:id="70" w:author="Moustapha Achoui" w:date="2026-03-10T23:17:00Z" w16du:dateUtc="2026-03-10T22:17:00Z">
        <w:r w:rsidR="005258CC">
          <w:rPr>
            <w:rFonts w:ascii="Simplified Arabic" w:hAnsi="Simplified Arabic" w:cs="Simplified Arabic" w:hint="cs"/>
            <w:noProof/>
            <w:sz w:val="32"/>
            <w:szCs w:val="32"/>
            <w:rtl/>
            <w:lang w:bidi="ar-DZ"/>
          </w:rPr>
          <w:t xml:space="preserve"> </w:t>
        </w:r>
        <w:r w:rsidR="005258CC">
          <w:rPr>
            <w:rFonts w:ascii="Simplified Arabic" w:hAnsi="Simplified Arabic" w:cs="Simplified Arabic" w:hint="cs"/>
            <w:noProof/>
            <w:sz w:val="32"/>
            <w:szCs w:val="32"/>
            <w:rtl/>
            <w:lang w:bidi="ar-EG"/>
          </w:rPr>
          <w:t>(عشوي)</w:t>
        </w:r>
      </w:ins>
    </w:p>
    <w:p w14:paraId="43E5E39A" w14:textId="1F85DB03" w:rsidR="00AD5715" w:rsidRPr="00987250" w:rsidRDefault="00212D80" w:rsidP="00BE75AC">
      <w:pPr>
        <w:pStyle w:val="Script"/>
        <w:bidi/>
        <w:rPr>
          <w:rFonts w:ascii="Simplified Arabic" w:hAnsi="Simplified Arabic" w:cs="Simplified Arabic"/>
          <w:noProof/>
          <w:sz w:val="32"/>
          <w:szCs w:val="32"/>
          <w:rtl/>
          <w:lang w:bidi="ar-EG"/>
        </w:rPr>
      </w:pPr>
      <w:r w:rsidRPr="00987250">
        <w:rPr>
          <w:rFonts w:ascii="Simplified Arabic" w:hAnsi="Simplified Arabic" w:cs="Simplified Arabic"/>
          <w:noProof/>
          <w:sz w:val="32"/>
          <w:szCs w:val="32"/>
          <w:lang w:bidi="ar-DZ"/>
        </w:rPr>
        <w:t xml:space="preserve">بالنسبة للتوازن، نعم هي عابرة أيضا يعني كلها. العزيمة هم وضعوها في العاطفية، لماذا؟ أنا </w:t>
      </w:r>
      <w:del w:id="71" w:author="Moustapha Achoui" w:date="2026-03-10T23:20:00Z" w16du:dateUtc="2026-03-10T22:20:00Z">
        <w:r w:rsidRPr="00987250" w:rsidDel="00DD0AEA">
          <w:rPr>
            <w:rFonts w:ascii="Simplified Arabic" w:hAnsi="Simplified Arabic" w:cs="Simplified Arabic"/>
            <w:noProof/>
            <w:sz w:val="32"/>
            <w:szCs w:val="32"/>
            <w:lang w:bidi="ar-DZ"/>
          </w:rPr>
          <w:delText>أ</w:delText>
        </w:r>
      </w:del>
      <w:ins w:id="72" w:author="Moustapha Achoui" w:date="2026-03-10T23:20:00Z" w16du:dateUtc="2026-03-10T22:20:00Z">
        <w:r w:rsidR="00DD0AEA">
          <w:rPr>
            <w:rFonts w:ascii="Simplified Arabic" w:hAnsi="Simplified Arabic" w:cs="Simplified Arabic" w:hint="cs"/>
            <w:noProof/>
            <w:sz w:val="32"/>
            <w:szCs w:val="32"/>
            <w:rtl/>
            <w:lang w:bidi="ar-DZ"/>
          </w:rPr>
          <w:t xml:space="preserve"> </w:t>
        </w:r>
      </w:ins>
      <w:r w:rsidRPr="00987250">
        <w:rPr>
          <w:rFonts w:ascii="Simplified Arabic" w:hAnsi="Simplified Arabic" w:cs="Simplified Arabic"/>
          <w:noProof/>
          <w:sz w:val="32"/>
          <w:szCs w:val="32"/>
          <w:lang w:bidi="ar-DZ"/>
        </w:rPr>
        <w:t xml:space="preserve">حسب فهمي طبعا أنه أحيانا نواجه مواقف تغلب علينا العاطفة، تغلب علينا الأهواء </w:t>
      </w:r>
      <w:r w:rsidRPr="00987250">
        <w:rPr>
          <w:rFonts w:ascii="Simplified Arabic" w:hAnsi="Simplified Arabic" w:cs="Simplified Arabic"/>
          <w:noProof/>
          <w:sz w:val="32"/>
          <w:szCs w:val="32"/>
          <w:lang w:bidi="ar-DZ"/>
        </w:rPr>
        <w:lastRenderedPageBreak/>
        <w:t>والانفعالات، فإذا لدينا عزيمة قوية نتغلب على هذه الجوانب الذاتية. اذا أي شخص عنده إضافة ممكن أن نضيفها أو ننتقل الى النشاط الآخر. طيب، اذا هذه هي الركائز الخمس التي يعتمد عليها المركز وفيها قيم، قيم كثيرة غير هذه، ولكن هذه أهم القيم.</w:t>
      </w:r>
      <w:ins w:id="73" w:author="Moustapha Achoui" w:date="2026-03-10T23:21:00Z" w16du:dateUtc="2026-03-10T22:21:00Z">
        <w:r w:rsidR="00DD0AEA">
          <w:rPr>
            <w:rFonts w:ascii="Simplified Arabic" w:hAnsi="Simplified Arabic" w:cs="Simplified Arabic" w:hint="cs"/>
            <w:noProof/>
            <w:sz w:val="32"/>
            <w:szCs w:val="32"/>
            <w:rtl/>
            <w:lang w:bidi="ar-DZ"/>
          </w:rPr>
          <w:t xml:space="preserve"> </w:t>
        </w:r>
        <w:r w:rsidR="00DD0AEA">
          <w:rPr>
            <w:rFonts w:ascii="Simplified Arabic" w:hAnsi="Simplified Arabic" w:cs="Simplified Arabic" w:hint="cs"/>
            <w:noProof/>
            <w:sz w:val="32"/>
            <w:szCs w:val="32"/>
            <w:rtl/>
            <w:lang w:bidi="ar-EG"/>
          </w:rPr>
          <w:t>(عشوي)</w:t>
        </w:r>
      </w:ins>
    </w:p>
    <w:p w14:paraId="65596E60"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هدفنا الآن يعني بعد قليل أن نعرف كيف نستفيد من هذه القيم في القطاع الصحي، كيف نستعمل هذه القيم عندما نقدم رعاية صحية في أي مجال من مجالات الرعاية الصحية. فأول سؤال يعني هو نوع من كسر الحواجز، هو ما معنى الحياة الطيبة بالنسبة لكل واحد منكم؟ ما معنى الحياة الطيبة، عندما تسمع الحياة الطيبة ما معناها، فنبدأ على اليمين دائما مستعدة، نبدأ على اليمين.</w:t>
      </w:r>
    </w:p>
    <w:p w14:paraId="32EC3424" w14:textId="6099E81C"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مستعدة. عادي نبدأ معها عادي عادي، لم</w:t>
      </w:r>
      <w:ins w:id="74" w:author="Moustapha Achoui" w:date="2026-03-10T23:22:00Z" w16du:dateUtc="2026-03-10T22:22:00Z">
        <w:r w:rsidR="00DD0AEA">
          <w:rPr>
            <w:rFonts w:ascii="Simplified Arabic" w:hAnsi="Simplified Arabic" w:cs="Simplified Arabic" w:hint="cs"/>
            <w:noProof/>
            <w:sz w:val="32"/>
            <w:szCs w:val="32"/>
            <w:rtl/>
            <w:lang w:bidi="ar-DZ"/>
          </w:rPr>
          <w:t>ن</w:t>
        </w:r>
      </w:ins>
      <w:del w:id="75" w:author="Moustapha Achoui" w:date="2026-03-10T23:22:00Z" w16du:dateUtc="2026-03-10T22:22:00Z">
        <w:r w:rsidRPr="00987250" w:rsidDel="00DD0AEA">
          <w:rPr>
            <w:rFonts w:ascii="Simplified Arabic" w:hAnsi="Simplified Arabic" w:cs="Simplified Arabic"/>
            <w:noProof/>
            <w:sz w:val="32"/>
            <w:szCs w:val="32"/>
            <w:lang w:bidi="ar-DZ"/>
          </w:rPr>
          <w:delText>ا</w:delText>
        </w:r>
      </w:del>
      <w:r w:rsidRPr="00987250">
        <w:rPr>
          <w:rFonts w:ascii="Simplified Arabic" w:hAnsi="Simplified Arabic" w:cs="Simplified Arabic"/>
          <w:noProof/>
          <w:sz w:val="32"/>
          <w:szCs w:val="32"/>
          <w:lang w:bidi="ar-DZ"/>
        </w:rPr>
        <w:t xml:space="preserve"> يريد نرجع إليه بعد. بصراحة الكلمة جدا عميقة، الحياة طيبة، نحن أساسا جنا على كبد، فنحن موجودين، وهذه الحياة فيها مشاكل واجب. فلا أتوقع أن هناك تعريف سيكون هو واضح وصريح الذي هذه الحياة طيبة، وهذه طريقة. لكن بالنسبة لي أنا أشعر أن الحياة </w:t>
      </w:r>
      <w:ins w:id="76" w:author="Moustapha Achoui" w:date="2026-03-10T23:22:00Z" w16du:dateUtc="2026-03-10T22:22:00Z">
        <w:r w:rsidR="00DD0AEA">
          <w:rPr>
            <w:rFonts w:ascii="Simplified Arabic" w:hAnsi="Simplified Arabic" w:cs="Simplified Arabic" w:hint="cs"/>
            <w:noProof/>
            <w:sz w:val="32"/>
            <w:szCs w:val="32"/>
            <w:rtl/>
            <w:lang w:bidi="ar-DZ"/>
          </w:rPr>
          <w:t xml:space="preserve"> ي</w:t>
        </w:r>
      </w:ins>
      <w:del w:id="77" w:author="Moustapha Achoui" w:date="2026-03-10T23:22:00Z" w16du:dateUtc="2026-03-10T22:22:00Z">
        <w:r w:rsidRPr="00987250" w:rsidDel="00DD0AEA">
          <w:rPr>
            <w:rFonts w:ascii="Simplified Arabic" w:hAnsi="Simplified Arabic" w:cs="Simplified Arabic"/>
            <w:noProof/>
            <w:sz w:val="32"/>
            <w:szCs w:val="32"/>
            <w:lang w:bidi="ar-DZ"/>
          </w:rPr>
          <w:delText>ت</w:delText>
        </w:r>
      </w:del>
      <w:ins w:id="78" w:author="Moustapha Achoui" w:date="2026-03-10T23:23:00Z" w16du:dateUtc="2026-03-10T22:23:00Z">
        <w:r w:rsidR="00DD0AEA">
          <w:rPr>
            <w:rFonts w:ascii="Simplified Arabic" w:hAnsi="Simplified Arabic" w:cs="Simplified Arabic" w:hint="cs"/>
            <w:noProof/>
            <w:sz w:val="32"/>
            <w:szCs w:val="32"/>
            <w:rtl/>
            <w:lang w:bidi="ar-DZ"/>
          </w:rPr>
          <w:t xml:space="preserve"> ي</w:t>
        </w:r>
      </w:ins>
      <w:r w:rsidRPr="00987250">
        <w:rPr>
          <w:rFonts w:ascii="Simplified Arabic" w:hAnsi="Simplified Arabic" w:cs="Simplified Arabic"/>
          <w:noProof/>
          <w:sz w:val="32"/>
          <w:szCs w:val="32"/>
          <w:lang w:bidi="ar-DZ"/>
        </w:rPr>
        <w:t>كون فيها نوع من الاستقرار والهدوء</w:t>
      </w:r>
      <w:del w:id="79" w:author="Moustapha Achoui" w:date="2026-03-10T23:23:00Z" w16du:dateUtc="2026-03-10T22:23:00Z">
        <w:r w:rsidRPr="00987250" w:rsidDel="00DD0AEA">
          <w:rPr>
            <w:rFonts w:ascii="Simplified Arabic" w:hAnsi="Simplified Arabic" w:cs="Simplified Arabic"/>
            <w:noProof/>
            <w:sz w:val="32"/>
            <w:szCs w:val="32"/>
            <w:lang w:bidi="ar-DZ"/>
          </w:rPr>
          <w:delText xml:space="preserve">، </w:delText>
        </w:r>
      </w:del>
      <w:r w:rsidRPr="00987250">
        <w:rPr>
          <w:rFonts w:ascii="Simplified Arabic" w:hAnsi="Simplified Arabic" w:cs="Simplified Arabic"/>
          <w:noProof/>
          <w:sz w:val="32"/>
          <w:szCs w:val="32"/>
          <w:lang w:bidi="ar-DZ"/>
        </w:rPr>
        <w:t xml:space="preserve">سواء الهدوء الفكري، سواء الهدوء الروحاني، </w:t>
      </w:r>
      <w:del w:id="80" w:author="Moustapha Achoui" w:date="2026-03-10T23:23:00Z" w16du:dateUtc="2026-03-10T22:23:00Z">
        <w:r w:rsidRPr="00987250" w:rsidDel="00DD0AEA">
          <w:rPr>
            <w:rFonts w:ascii="Simplified Arabic" w:hAnsi="Simplified Arabic" w:cs="Simplified Arabic"/>
            <w:noProof/>
            <w:sz w:val="32"/>
            <w:szCs w:val="32"/>
            <w:lang w:bidi="ar-DZ"/>
          </w:rPr>
          <w:delText xml:space="preserve">سواء من </w:delText>
        </w:r>
      </w:del>
      <w:ins w:id="81" w:author="Moustapha Achoui" w:date="2026-03-10T23:23:00Z" w16du:dateUtc="2026-03-10T22:23:00Z">
        <w:r w:rsidR="00DD0AEA">
          <w:rPr>
            <w:rFonts w:ascii="Simplified Arabic" w:hAnsi="Simplified Arabic" w:cs="Simplified Arabic" w:hint="cs"/>
            <w:noProof/>
            <w:sz w:val="32"/>
            <w:szCs w:val="32"/>
            <w:rtl/>
            <w:lang w:bidi="ar-DZ"/>
          </w:rPr>
          <w:t xml:space="preserve"> أ</w:t>
        </w:r>
      </w:ins>
      <w:ins w:id="82" w:author="Moustapha Achoui" w:date="2026-03-10T23:24:00Z" w16du:dateUtc="2026-03-10T22:24:00Z">
        <w:r w:rsidR="00DD0AEA">
          <w:rPr>
            <w:rFonts w:ascii="Simplified Arabic" w:hAnsi="Simplified Arabic" w:cs="Simplified Arabic" w:hint="cs"/>
            <w:noProof/>
            <w:sz w:val="32"/>
            <w:szCs w:val="32"/>
            <w:rtl/>
            <w:lang w:bidi="ar-DZ"/>
          </w:rPr>
          <w:t xml:space="preserve">ي في </w:t>
        </w:r>
      </w:ins>
      <w:r w:rsidRPr="00987250">
        <w:rPr>
          <w:rFonts w:ascii="Simplified Arabic" w:hAnsi="Simplified Arabic" w:cs="Simplified Arabic"/>
          <w:noProof/>
          <w:sz w:val="32"/>
          <w:szCs w:val="32"/>
          <w:lang w:bidi="ar-DZ"/>
        </w:rPr>
        <w:t xml:space="preserve">جميع الجوانب يكون فيها استقرار وفيها هدوء وراحة نوعا ما، أكون راضية على ما أقدمه وراضية على ما يحدث </w:t>
      </w:r>
      <w:del w:id="83" w:author="Moustapha Achoui" w:date="2026-03-10T23:24:00Z" w16du:dateUtc="2026-03-10T22:24:00Z">
        <w:r w:rsidRPr="00987250" w:rsidDel="00DD0AEA">
          <w:rPr>
            <w:rFonts w:ascii="Simplified Arabic" w:hAnsi="Simplified Arabic" w:cs="Simplified Arabic"/>
            <w:noProof/>
            <w:sz w:val="32"/>
            <w:szCs w:val="32"/>
            <w:lang w:bidi="ar-DZ"/>
          </w:rPr>
          <w:delText>بني</w:delText>
        </w:r>
      </w:del>
      <w:r w:rsidRPr="00987250">
        <w:rPr>
          <w:rFonts w:ascii="Simplified Arabic" w:hAnsi="Simplified Arabic" w:cs="Simplified Arabic"/>
          <w:noProof/>
          <w:sz w:val="32"/>
          <w:szCs w:val="32"/>
          <w:lang w:bidi="ar-DZ"/>
        </w:rPr>
        <w:t>، فأشعر أن الحياة طيبة ترجع الى رضاي كفرد.</w:t>
      </w:r>
    </w:p>
    <w:p w14:paraId="2A9905B2" w14:textId="57788225" w:rsidR="00AD5715" w:rsidRPr="00987250" w:rsidRDefault="00212D80" w:rsidP="00BE75AC">
      <w:pPr>
        <w:pStyle w:val="Script"/>
        <w:bidi/>
        <w:rPr>
          <w:rFonts w:ascii="Simplified Arabic" w:hAnsi="Simplified Arabic" w:cs="Simplified Arabic"/>
          <w:noProof/>
          <w:sz w:val="32"/>
          <w:szCs w:val="32"/>
          <w:lang w:bidi="ar-DZ"/>
        </w:rPr>
      </w:pPr>
      <w:del w:id="84" w:author="Moustapha Achoui" w:date="2026-03-10T23:25:00Z" w16du:dateUtc="2026-03-10T22:25:00Z">
        <w:r w:rsidRPr="00987250" w:rsidDel="00DD0AEA">
          <w:rPr>
            <w:rFonts w:ascii="Simplified Arabic" w:hAnsi="Simplified Arabic" w:cs="Simplified Arabic"/>
            <w:noProof/>
            <w:sz w:val="32"/>
            <w:szCs w:val="32"/>
            <w:lang w:bidi="ar-DZ"/>
          </w:rPr>
          <w:delText xml:space="preserve">عما أه حاليا أو أعيش فيه حاليا فقط؟ </w:delText>
        </w:r>
      </w:del>
      <w:r w:rsidRPr="00987250">
        <w:rPr>
          <w:rFonts w:ascii="Simplified Arabic" w:hAnsi="Simplified Arabic" w:cs="Simplified Arabic"/>
          <w:noProof/>
          <w:sz w:val="32"/>
          <w:szCs w:val="32"/>
          <w:lang w:bidi="ar-DZ"/>
        </w:rPr>
        <w:t xml:space="preserve">أتوقع قالت نفس الكرامة يعني الحياة </w:t>
      </w:r>
      <w:ins w:id="85" w:author="Moustapha Achoui" w:date="2026-03-10T23:24:00Z" w16du:dateUtc="2026-03-10T22:24:00Z">
        <w:r w:rsidR="00DD0AEA">
          <w:rPr>
            <w:rFonts w:ascii="Simplified Arabic" w:hAnsi="Simplified Arabic" w:cs="Simplified Arabic" w:hint="cs"/>
            <w:noProof/>
            <w:sz w:val="32"/>
            <w:szCs w:val="32"/>
            <w:rtl/>
            <w:lang w:bidi="ar-DZ"/>
          </w:rPr>
          <w:t xml:space="preserve"> الطيبة</w:t>
        </w:r>
      </w:ins>
      <w:r w:rsidRPr="00987250">
        <w:rPr>
          <w:rFonts w:ascii="Simplified Arabic" w:hAnsi="Simplified Arabic" w:cs="Simplified Arabic"/>
          <w:noProof/>
          <w:sz w:val="32"/>
          <w:szCs w:val="32"/>
          <w:lang w:bidi="ar-DZ"/>
        </w:rPr>
        <w:t>هي الرضا العاطفي والجسدي والنفسي عن كل أمور الحياة بمختلف مجالاتها.</w:t>
      </w:r>
    </w:p>
    <w:p w14:paraId="4B7C557B" w14:textId="2D7FC2BC"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بالإضافة إلى </w:t>
      </w:r>
      <w:ins w:id="86" w:author="Moustapha Achoui" w:date="2026-03-10T23:25:00Z" w16du:dateUtc="2026-03-10T22:25:00Z">
        <w:r w:rsidR="00DD0AEA">
          <w:rPr>
            <w:rFonts w:ascii="Simplified Arabic" w:hAnsi="Simplified Arabic" w:cs="Simplified Arabic" w:hint="cs"/>
            <w:noProof/>
            <w:sz w:val="32"/>
            <w:szCs w:val="32"/>
            <w:rtl/>
            <w:lang w:bidi="ar-DZ"/>
          </w:rPr>
          <w:t xml:space="preserve">ما </w:t>
        </w:r>
      </w:ins>
      <w:r w:rsidRPr="00987250">
        <w:rPr>
          <w:rFonts w:ascii="Simplified Arabic" w:hAnsi="Simplified Arabic" w:cs="Simplified Arabic"/>
          <w:noProof/>
          <w:sz w:val="32"/>
          <w:szCs w:val="32"/>
          <w:lang w:bidi="ar-DZ"/>
        </w:rPr>
        <w:t>قال</w:t>
      </w:r>
      <w:ins w:id="87" w:author="Moustapha Achoui" w:date="2026-03-10T23:25:00Z" w16du:dateUtc="2026-03-10T22:25:00Z">
        <w:r w:rsidR="00DD0AEA">
          <w:rPr>
            <w:rFonts w:ascii="Simplified Arabic" w:hAnsi="Simplified Arabic" w:cs="Simplified Arabic" w:hint="cs"/>
            <w:noProof/>
            <w:sz w:val="32"/>
            <w:szCs w:val="32"/>
            <w:rtl/>
            <w:lang w:bidi="ar-DZ"/>
          </w:rPr>
          <w:t>ت</w:t>
        </w:r>
      </w:ins>
      <w:del w:id="88" w:author="Moustapha Achoui" w:date="2026-03-10T23:25:00Z" w16du:dateUtc="2026-03-10T22:25:00Z">
        <w:r w:rsidRPr="00987250" w:rsidDel="00DD0AEA">
          <w:rPr>
            <w:rFonts w:ascii="Simplified Arabic" w:hAnsi="Simplified Arabic" w:cs="Simplified Arabic"/>
            <w:noProof/>
            <w:sz w:val="32"/>
            <w:szCs w:val="32"/>
            <w:lang w:bidi="ar-DZ"/>
          </w:rPr>
          <w:delText>ه</w:delText>
        </w:r>
      </w:del>
      <w:r w:rsidRPr="00987250">
        <w:rPr>
          <w:rFonts w:ascii="Simplified Arabic" w:hAnsi="Simplified Arabic" w:cs="Simplified Arabic"/>
          <w:noProof/>
          <w:sz w:val="32"/>
          <w:szCs w:val="32"/>
          <w:lang w:bidi="ar-DZ"/>
        </w:rPr>
        <w:t>، أنا أشعر أن الحياة الطيبة هي الحياة بسلام، سواء سلام نفسي أو سلام فكري أو حتى سلام بالبيئة التي نعيشها، وبالمكان نحن نعمل به بسلام وأمانهم. الواحد يشعر روحه أن يعيش حياة طيبة.</w:t>
      </w:r>
    </w:p>
    <w:p w14:paraId="7BE82506" w14:textId="41BAEE99"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أنا أعتقد أن المعنى يعني الحياة الطيبة سيختلف من شخص لشخص، لأنه حسب مفهومه الحياة طيبة، يعني ممكن أن تفرق من إنسان لإنسان، لكن بالنسبة لي أنا أطلع الحياة </w:t>
      </w:r>
      <w:r w:rsidRPr="00987250">
        <w:rPr>
          <w:rFonts w:ascii="Simplified Arabic" w:hAnsi="Simplified Arabic" w:cs="Simplified Arabic"/>
          <w:noProof/>
          <w:sz w:val="32"/>
          <w:szCs w:val="32"/>
          <w:lang w:bidi="ar-DZ"/>
        </w:rPr>
        <w:lastRenderedPageBreak/>
        <w:t xml:space="preserve">الطيبة أن الإنسان يكون </w:t>
      </w:r>
      <w:ins w:id="89" w:author="Moustapha Achoui" w:date="2026-03-10T23:25:00Z" w16du:dateUtc="2026-03-10T22:25:00Z">
        <w:r w:rsidR="00DD0AEA">
          <w:rPr>
            <w:rFonts w:ascii="Simplified Arabic" w:hAnsi="Simplified Arabic" w:cs="Simplified Arabic" w:hint="cs"/>
            <w:noProof/>
            <w:sz w:val="32"/>
            <w:szCs w:val="32"/>
            <w:rtl/>
            <w:lang w:bidi="ar-DZ"/>
          </w:rPr>
          <w:t xml:space="preserve"> </w:t>
        </w:r>
        <w:r w:rsidR="00DD0AEA">
          <w:rPr>
            <w:rFonts w:ascii="Simplified Arabic" w:hAnsi="Simplified Arabic" w:cs="Simplified Arabic" w:hint="cs"/>
            <w:noProof/>
            <w:sz w:val="32"/>
            <w:szCs w:val="32"/>
            <w:rtl/>
            <w:lang w:bidi="ar-EG"/>
          </w:rPr>
          <w:t>ب</w:t>
        </w:r>
      </w:ins>
      <w:r w:rsidRPr="00987250">
        <w:rPr>
          <w:rFonts w:ascii="Simplified Arabic" w:hAnsi="Simplified Arabic" w:cs="Simplified Arabic"/>
          <w:noProof/>
          <w:sz w:val="32"/>
          <w:szCs w:val="32"/>
          <w:lang w:bidi="ar-DZ"/>
        </w:rPr>
        <w:t>كامل صحته وعافيته، تمام، كامل الصحة والعافية، والركيزة المهمة الثانية هي الأمان، نعمة الأمان. أتوقع أن تكون متوازنة</w:t>
      </w:r>
      <w:ins w:id="90" w:author="Moustapha Achoui" w:date="2026-03-10T23:27:00Z" w16du:dateUtc="2026-03-10T22:27:00Z">
        <w:r w:rsidR="00DD0AEA">
          <w:rPr>
            <w:rFonts w:ascii="Simplified Arabic" w:hAnsi="Simplified Arabic" w:cs="Simplified Arabic" w:hint="cs"/>
            <w:noProof/>
            <w:sz w:val="32"/>
            <w:szCs w:val="32"/>
            <w:rtl/>
            <w:lang w:bidi="ar-DZ"/>
          </w:rPr>
          <w:t xml:space="preserve"> </w:t>
        </w:r>
      </w:ins>
      <w:r w:rsidRPr="00987250">
        <w:rPr>
          <w:rFonts w:ascii="Simplified Arabic" w:hAnsi="Simplified Arabic" w:cs="Simplified Arabic"/>
          <w:noProof/>
          <w:sz w:val="32"/>
          <w:szCs w:val="32"/>
          <w:lang w:bidi="ar-DZ"/>
        </w:rPr>
        <w:t xml:space="preserve"> </w:t>
      </w:r>
      <w:ins w:id="91" w:author="Moustapha Achoui" w:date="2026-03-10T23:27:00Z" w16du:dateUtc="2026-03-10T22:27:00Z">
        <w:r w:rsidR="00DD0AEA">
          <w:rPr>
            <w:rFonts w:ascii="Simplified Arabic" w:hAnsi="Simplified Arabic" w:cs="Simplified Arabic" w:hint="cs"/>
            <w:noProof/>
            <w:sz w:val="32"/>
            <w:szCs w:val="32"/>
            <w:rtl/>
            <w:lang w:bidi="ar-DZ"/>
          </w:rPr>
          <w:t>أ</w:t>
        </w:r>
      </w:ins>
      <w:r w:rsidRPr="00987250">
        <w:rPr>
          <w:rFonts w:ascii="Simplified Arabic" w:hAnsi="Simplified Arabic" w:cs="Simplified Arabic"/>
          <w:noProof/>
          <w:sz w:val="32"/>
          <w:szCs w:val="32"/>
          <w:lang w:bidi="ar-DZ"/>
        </w:rPr>
        <w:t>عرف بنفسي؟ نعم</w:t>
      </w:r>
      <w:del w:id="92" w:author="Moustapha Achoui" w:date="2026-03-10T23:27:00Z" w16du:dateUtc="2026-03-10T22:27:00Z">
        <w:r w:rsidRPr="00987250" w:rsidDel="00DD0AEA">
          <w:rPr>
            <w:rFonts w:ascii="Simplified Arabic" w:hAnsi="Simplified Arabic" w:cs="Simplified Arabic"/>
            <w:noProof/>
            <w:sz w:val="32"/>
            <w:szCs w:val="32"/>
            <w:lang w:bidi="ar-DZ"/>
          </w:rPr>
          <w:delText xml:space="preserve">، </w:delText>
        </w:r>
      </w:del>
      <w:r w:rsidRPr="00DD0AEA">
        <w:rPr>
          <w:rFonts w:ascii="Simplified Arabic" w:hAnsi="Simplified Arabic" w:cs="Simplified Arabic"/>
          <w:noProof/>
          <w:color w:val="EE0000"/>
          <w:sz w:val="32"/>
          <w:szCs w:val="32"/>
          <w:rtl/>
          <w:lang w:bidi="ar-DZ"/>
          <w:rPrChange w:id="93" w:author="Moustapha Achoui" w:date="2026-03-10T23:27:00Z" w16du:dateUtc="2026-03-10T22:27:00Z">
            <w:rPr>
              <w:rFonts w:ascii="Simplified Arabic" w:hAnsi="Simplified Arabic" w:cs="Simplified Arabic"/>
              <w:noProof/>
              <w:sz w:val="32"/>
              <w:szCs w:val="32"/>
              <w:rtl/>
              <w:lang w:bidi="ar-DZ"/>
            </w:rPr>
          </w:rPrChange>
        </w:rPr>
        <w:t>أنا</w:t>
      </w:r>
      <w:r w:rsidRPr="00DD0AEA">
        <w:rPr>
          <w:rFonts w:ascii="Simplified Arabic" w:hAnsi="Simplified Arabic" w:cs="Simplified Arabic"/>
          <w:noProof/>
          <w:color w:val="EE0000"/>
          <w:sz w:val="32"/>
          <w:szCs w:val="32"/>
          <w:lang w:bidi="ar-DZ"/>
          <w:rPrChange w:id="94" w:author="Moustapha Achoui" w:date="2026-03-10T23:27:00Z" w16du:dateUtc="2026-03-10T22:27:00Z">
            <w:rPr>
              <w:rFonts w:ascii="Simplified Arabic" w:hAnsi="Simplified Arabic" w:cs="Simplified Arabic"/>
              <w:noProof/>
              <w:sz w:val="32"/>
              <w:szCs w:val="32"/>
              <w:lang w:bidi="ar-DZ"/>
            </w:rPr>
          </w:rPrChange>
        </w:rPr>
        <w:t xml:space="preserve">ychist </w:t>
      </w:r>
      <w:r w:rsidRPr="00DD0AEA">
        <w:rPr>
          <w:rFonts w:ascii="Simplified Arabic" w:hAnsi="Simplified Arabic" w:cs="Simplified Arabic"/>
          <w:noProof/>
          <w:color w:val="EE0000"/>
          <w:sz w:val="32"/>
          <w:szCs w:val="32"/>
          <w:rtl/>
          <w:lang w:bidi="ar-DZ"/>
          <w:rPrChange w:id="95" w:author="Moustapha Achoui" w:date="2026-03-10T23:27:00Z" w16du:dateUtc="2026-03-10T22:27:00Z">
            <w:rPr>
              <w:rFonts w:ascii="Simplified Arabic" w:hAnsi="Simplified Arabic" w:cs="Simplified Arabic"/>
              <w:noProof/>
              <w:sz w:val="32"/>
              <w:szCs w:val="32"/>
              <w:rtl/>
              <w:lang w:bidi="ar-DZ"/>
            </w:rPr>
          </w:rPrChange>
        </w:rPr>
        <w:t>الجزي، أعمل في مؤسسة حمد</w:t>
      </w:r>
      <w:r w:rsidRPr="00DD0AEA">
        <w:rPr>
          <w:rFonts w:ascii="Simplified Arabic" w:hAnsi="Simplified Arabic" w:cs="Simplified Arabic"/>
          <w:noProof/>
          <w:color w:val="EE0000"/>
          <w:sz w:val="32"/>
          <w:szCs w:val="32"/>
          <w:lang w:bidi="ar-DZ"/>
          <w:rPrChange w:id="96" w:author="Moustapha Achoui" w:date="2026-03-10T23:27:00Z" w16du:dateUtc="2026-03-10T22:27:00Z">
            <w:rPr>
              <w:rFonts w:ascii="Simplified Arabic" w:hAnsi="Simplified Arabic" w:cs="Simplified Arabic"/>
              <w:noProof/>
              <w:sz w:val="32"/>
              <w:szCs w:val="32"/>
              <w:lang w:bidi="ar-DZ"/>
            </w:rPr>
          </w:rPrChange>
        </w:rPr>
        <w:t>.</w:t>
      </w:r>
    </w:p>
    <w:p w14:paraId="13E1531D"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الحياة الطيبة بالنسبة لي أتوقع أنها متوازنة، تكون متوازنة، حتى لو صار فيها أي اختلال يكون هناك مجال للتوازن مرة ثانية.</w:t>
      </w:r>
    </w:p>
    <w:p w14:paraId="463E43A5" w14:textId="036043BC"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بالنسبة لي أنا أن يعيش الإنسان حياة متوازنة من جميع النواحي، عنده صحة، عنده حياة اجتماعية، عنده أصدقاء، عنده عمل، عدم احتياجه للناس بطريقة كلية بالنسبة لها. الحياة الطبية الطمأنينة والتفكير إيجابيا. نشكل السلبي من حياتنا، نعيش بالسلام. الحياة الطيبة هي الاستمتاع بالصحة ال- آه وخلو</w:t>
      </w:r>
      <w:del w:id="97" w:author="Moustapha Achoui" w:date="2026-03-10T23:28:00Z" w16du:dateUtc="2026-03-10T22:28:00Z">
        <w:r w:rsidRPr="00987250" w:rsidDel="00DD0AEA">
          <w:rPr>
            <w:rFonts w:ascii="Simplified Arabic" w:hAnsi="Simplified Arabic" w:cs="Simplified Arabic"/>
            <w:noProof/>
            <w:sz w:val="32"/>
            <w:szCs w:val="32"/>
            <w:lang w:bidi="ar-DZ"/>
          </w:rPr>
          <w:delText>ل</w:delText>
        </w:r>
      </w:del>
      <w:r w:rsidRPr="00987250">
        <w:rPr>
          <w:rFonts w:ascii="Simplified Arabic" w:hAnsi="Simplified Arabic" w:cs="Simplified Arabic"/>
          <w:noProof/>
          <w:sz w:val="32"/>
          <w:szCs w:val="32"/>
          <w:lang w:bidi="ar-DZ"/>
        </w:rPr>
        <w:t xml:space="preserve"> الجسم من الأمراض و شعور السعادة باستمرارية.</w:t>
      </w:r>
    </w:p>
    <w:p w14:paraId="5DB5EF0D" w14:textId="63D4F44F"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يعني الحياة الطيبة مثلما قلت هو انه يعني التمتع الاستمتاع بالحياة من شتى الجوانب، ايضا تحقيق التوازن بين الركائز هذه، يعني أن لا يكون هناك جانب يطغى على جانب آخر وكذا. طيب رجعنا إلى الحياة الطيبة بالنسبة لي هو التسامح من الداخل رغم اختلاف الظروف أو عدم الاستقرار، فبالنسبة لي الحياة الطيبة تركز على التسامح بين الشخص بينه وبين نفسه، والتركيز على الركائز التي ذكرناها.</w:t>
      </w:r>
      <w:ins w:id="98" w:author="Moustapha Achoui" w:date="2026-03-10T23:29:00Z" w16du:dateUtc="2026-03-10T22:29:00Z">
        <w:r w:rsidR="00DD0AEA">
          <w:rPr>
            <w:rFonts w:ascii="Simplified Arabic" w:hAnsi="Simplified Arabic" w:cs="Simplified Arabic" w:hint="cs"/>
            <w:noProof/>
            <w:sz w:val="32"/>
            <w:szCs w:val="32"/>
            <w:rtl/>
            <w:lang w:bidi="ar-DZ"/>
          </w:rPr>
          <w:t xml:space="preserve"> (عشوي)</w:t>
        </w:r>
      </w:ins>
    </w:p>
    <w:p w14:paraId="27A0A4F5" w14:textId="3BBF99E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ممتاز جدا. طيب، هل هناك أي إضافة من يريد أن يضيف؟ طيب، كيف تعرف العافية؟ يعني الحين عرفنا الحياة الطيبة بصفة عامة. نحن عادة نقول يعطيك العافية، يعطيك الصحة، يعطيك العافية، هناك كلامنا دائما. ماذا نقصد بالعافية؟ كلمة العافية، ماذا يأتي في ذهنك كمعنى؟</w:t>
      </w:r>
      <w:ins w:id="99" w:author="Moustapha Achoui" w:date="2026-03-10T23:29:00Z" w16du:dateUtc="2026-03-10T22:29:00Z">
        <w:r w:rsidR="00DD0AEA">
          <w:rPr>
            <w:rFonts w:ascii="Simplified Arabic" w:hAnsi="Simplified Arabic" w:cs="Simplified Arabic" w:hint="cs"/>
            <w:noProof/>
            <w:sz w:val="32"/>
            <w:szCs w:val="32"/>
            <w:rtl/>
            <w:lang w:bidi="ar-DZ"/>
          </w:rPr>
          <w:t xml:space="preserve"> (عشوي)</w:t>
        </w:r>
      </w:ins>
    </w:p>
    <w:p w14:paraId="58E51FAC" w14:textId="78E1E128"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طيب لا مرة أخرى، تفضلي. مشكلة الاتجاهات. نعم. ولكن هذه عندها مبادرة، لا مشكلة. ليس دائما الكلمة صعبة. نعم. الكلمة صعبة العافية، لكن أتوقع أننا نقصد بالعافية، يعني ولا مرة فكرت نقصد بالعافية. هذه كلمة تداولناها منذ </w:t>
      </w:r>
      <w:del w:id="100" w:author="Moustapha Achoui" w:date="2026-03-10T23:29:00Z" w16du:dateUtc="2026-03-10T22:29:00Z">
        <w:r w:rsidRPr="00987250" w:rsidDel="00DD0AEA">
          <w:rPr>
            <w:rFonts w:ascii="Simplified Arabic" w:hAnsi="Simplified Arabic" w:cs="Simplified Arabic"/>
            <w:noProof/>
            <w:sz w:val="32"/>
            <w:szCs w:val="32"/>
            <w:lang w:bidi="ar-DZ"/>
          </w:rPr>
          <w:delText>الث</w:delText>
        </w:r>
      </w:del>
      <w:del w:id="101" w:author="Moustapha Achoui" w:date="2026-03-10T23:30:00Z" w16du:dateUtc="2026-03-10T22:30:00Z">
        <w:r w:rsidRPr="00987250" w:rsidDel="00DD0AEA">
          <w:rPr>
            <w:rFonts w:ascii="Simplified Arabic" w:hAnsi="Simplified Arabic" w:cs="Simplified Arabic"/>
            <w:noProof/>
            <w:sz w:val="32"/>
            <w:szCs w:val="32"/>
            <w:lang w:bidi="ar-DZ"/>
          </w:rPr>
          <w:delText>قر</w:delText>
        </w:r>
      </w:del>
      <w:del w:id="102" w:author="Moustapha Achoui" w:date="2026-03-10T23:29:00Z" w16du:dateUtc="2026-03-10T22:29:00Z">
        <w:r w:rsidRPr="00987250" w:rsidDel="00DD0AEA">
          <w:rPr>
            <w:rFonts w:ascii="Simplified Arabic" w:hAnsi="Simplified Arabic" w:cs="Simplified Arabic"/>
            <w:noProof/>
            <w:sz w:val="32"/>
            <w:szCs w:val="32"/>
            <w:lang w:bidi="ar-DZ"/>
          </w:rPr>
          <w:delText xml:space="preserve"> </w:delText>
        </w:r>
      </w:del>
      <w:ins w:id="103" w:author="Moustapha Achoui" w:date="2026-03-10T23:30:00Z" w16du:dateUtc="2026-03-10T22:30:00Z">
        <w:r w:rsidR="00DD0AEA">
          <w:rPr>
            <w:rFonts w:ascii="Simplified Arabic" w:hAnsi="Simplified Arabic" w:cs="Simplified Arabic" w:hint="cs"/>
            <w:noProof/>
            <w:sz w:val="32"/>
            <w:szCs w:val="32"/>
            <w:rtl/>
            <w:lang w:bidi="ar-DZ"/>
          </w:rPr>
          <w:t>الصغر،</w:t>
        </w:r>
      </w:ins>
      <w:ins w:id="104" w:author="Moustapha Achoui" w:date="2026-03-10T23:29:00Z" w16du:dateUtc="2026-03-10T22:29:00Z">
        <w:r w:rsidR="00DD0AEA">
          <w:rPr>
            <w:rFonts w:ascii="Simplified Arabic" w:hAnsi="Simplified Arabic" w:cs="Simplified Arabic" w:hint="cs"/>
            <w:noProof/>
            <w:sz w:val="32"/>
            <w:szCs w:val="32"/>
            <w:rtl/>
            <w:lang w:bidi="ar-DZ"/>
          </w:rPr>
          <w:t xml:space="preserve"> </w:t>
        </w:r>
      </w:ins>
      <w:r w:rsidRPr="00987250">
        <w:rPr>
          <w:rFonts w:ascii="Simplified Arabic" w:hAnsi="Simplified Arabic" w:cs="Simplified Arabic"/>
          <w:noProof/>
          <w:sz w:val="32"/>
          <w:szCs w:val="32"/>
          <w:lang w:bidi="ar-DZ"/>
        </w:rPr>
        <w:t xml:space="preserve">ونحن نقول يعطيك </w:t>
      </w:r>
      <w:r w:rsidRPr="00987250">
        <w:rPr>
          <w:rFonts w:ascii="Simplified Arabic" w:hAnsi="Simplified Arabic" w:cs="Simplified Arabic"/>
          <w:noProof/>
          <w:sz w:val="32"/>
          <w:szCs w:val="32"/>
          <w:lang w:bidi="ar-DZ"/>
        </w:rPr>
        <w:lastRenderedPageBreak/>
        <w:t xml:space="preserve">العافية. لكن يمكن أن نقصد فيها التوازن، قد تكون هي </w:t>
      </w:r>
      <w:del w:id="105" w:author="Moustapha Achoui" w:date="2026-03-10T23:30:00Z" w16du:dateUtc="2026-03-10T22:30:00Z">
        <w:r w:rsidRPr="00987250" w:rsidDel="00DD0AEA">
          <w:rPr>
            <w:rFonts w:ascii="Simplified Arabic" w:hAnsi="Simplified Arabic" w:cs="Simplified Arabic"/>
            <w:noProof/>
            <w:sz w:val="32"/>
            <w:szCs w:val="32"/>
            <w:lang w:bidi="ar-DZ"/>
          </w:rPr>
          <w:delText>ال</w:delText>
        </w:r>
      </w:del>
      <w:r w:rsidRPr="00987250">
        <w:rPr>
          <w:rFonts w:ascii="Simplified Arabic" w:hAnsi="Simplified Arabic" w:cs="Simplified Arabic"/>
          <w:noProof/>
          <w:sz w:val="32"/>
          <w:szCs w:val="32"/>
          <w:lang w:bidi="ar-DZ"/>
        </w:rPr>
        <w:t>توازن صحي، توازن فكري، توازن ديني، فيعطيك العافية، ليس منها كاملة، أنك تكون معا</w:t>
      </w:r>
      <w:ins w:id="106" w:author="Moustapha Achoui" w:date="2026-03-10T23:30:00Z" w16du:dateUtc="2026-03-10T22:30:00Z">
        <w:r w:rsidR="00DD0AEA">
          <w:rPr>
            <w:rFonts w:ascii="Simplified Arabic" w:hAnsi="Simplified Arabic" w:cs="Simplified Arabic" w:hint="cs"/>
            <w:noProof/>
            <w:sz w:val="32"/>
            <w:szCs w:val="32"/>
            <w:rtl/>
            <w:lang w:bidi="ar-DZ"/>
          </w:rPr>
          <w:t>ف</w:t>
        </w:r>
      </w:ins>
      <w:del w:id="107" w:author="Moustapha Achoui" w:date="2026-03-10T23:30:00Z" w16du:dateUtc="2026-03-10T22:30:00Z">
        <w:r w:rsidRPr="00987250" w:rsidDel="00DD0AEA">
          <w:rPr>
            <w:rFonts w:ascii="Simplified Arabic" w:hAnsi="Simplified Arabic" w:cs="Simplified Arabic"/>
            <w:noProof/>
            <w:sz w:val="32"/>
            <w:szCs w:val="32"/>
            <w:lang w:bidi="ar-DZ"/>
          </w:rPr>
          <w:delText>ث</w:delText>
        </w:r>
      </w:del>
      <w:r w:rsidRPr="00987250">
        <w:rPr>
          <w:rFonts w:ascii="Simplified Arabic" w:hAnsi="Simplified Arabic" w:cs="Simplified Arabic"/>
          <w:noProof/>
          <w:sz w:val="32"/>
          <w:szCs w:val="32"/>
          <w:lang w:bidi="ar-DZ"/>
        </w:rPr>
        <w:t>ة، متوازن صحي.</w:t>
      </w:r>
    </w:p>
    <w:p w14:paraId="68FCED10"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أتوقع يعني هي حالة الإنسان الصحية والنفسية والاجتماعية السليمة بشكل عام يعني.</w:t>
      </w:r>
    </w:p>
    <w:p w14:paraId="15B008EB" w14:textId="77777777" w:rsidR="00E40361" w:rsidRDefault="00212D80" w:rsidP="00BE75AC">
      <w:pPr>
        <w:pStyle w:val="Script"/>
        <w:bidi/>
        <w:rPr>
          <w:ins w:id="108" w:author="Moustapha Achoui" w:date="2026-03-10T23:31:00Z" w16du:dateUtc="2026-03-10T22:31:00Z"/>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t xml:space="preserve">هل نسمع بعد؟ </w:t>
      </w:r>
    </w:p>
    <w:p w14:paraId="4A1F6803" w14:textId="54853787" w:rsidR="00AD5715" w:rsidRPr="00987250" w:rsidRDefault="00212D80" w:rsidP="00E40361">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يعني أنا عندما كنت أسمعها من قبل، يعطيك الصحة والعافية، أشعر أن العافية هي من ضمن الصحة، أن تكون معفاة من الأمراض الجسدية، لكن صار لي يومين و أفكر بالعافية عندما جاءني و أن أقرأ عنها قليلا، فالعافية هي أمام الصحة العقلية. دماغه مرتاح ومعافى من دعنا نقول لن أقول أمراض، لكن من الأشياء الممكن أن تكون مؤذية لها، دماغه يكون مرتاحا، فهي يعني الانطباع الذي جاءني عندما أقرأ عنها أو أحاول أن أفتهم ما معنى هذه الكلمة أكثر.</w:t>
      </w:r>
    </w:p>
    <w:p w14:paraId="31E615D4" w14:textId="205426E2"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يعني يعطيك العافية، </w:t>
      </w:r>
      <w:del w:id="109" w:author="Moustapha Achoui" w:date="2026-03-10T23:31:00Z" w16du:dateUtc="2026-03-10T22:31:00Z">
        <w:r w:rsidRPr="00987250" w:rsidDel="00E40361">
          <w:rPr>
            <w:rFonts w:ascii="Simplified Arabic" w:hAnsi="Simplified Arabic" w:cs="Simplified Arabic"/>
            <w:noProof/>
            <w:sz w:val="32"/>
            <w:szCs w:val="32"/>
            <w:lang w:bidi="ar-DZ"/>
          </w:rPr>
          <w:delText>ذهب</w:delText>
        </w:r>
      </w:del>
      <w:ins w:id="110" w:author="Moustapha Achoui" w:date="2026-03-10T23:31:00Z" w16du:dateUtc="2026-03-10T22:31:00Z">
        <w:r w:rsidR="00E40361">
          <w:rPr>
            <w:rFonts w:ascii="Simplified Arabic" w:hAnsi="Simplified Arabic" w:cs="Simplified Arabic" w:hint="cs"/>
            <w:noProof/>
            <w:sz w:val="32"/>
            <w:szCs w:val="32"/>
            <w:rtl/>
            <w:lang w:bidi="ar-DZ"/>
          </w:rPr>
          <w:t xml:space="preserve"> هي</w:t>
        </w:r>
      </w:ins>
      <w:r w:rsidRPr="00987250">
        <w:rPr>
          <w:rFonts w:ascii="Simplified Arabic" w:hAnsi="Simplified Arabic" w:cs="Simplified Arabic"/>
          <w:noProof/>
          <w:sz w:val="32"/>
          <w:szCs w:val="32"/>
          <w:lang w:bidi="ar-DZ"/>
        </w:rPr>
        <w:t xml:space="preserve"> أكثر</w:t>
      </w:r>
      <w:ins w:id="111" w:author="Moustapha Achoui" w:date="2026-03-10T23:32:00Z" w16du:dateUtc="2026-03-10T22:32:00Z">
        <w:r w:rsidR="00E40361">
          <w:rPr>
            <w:rFonts w:ascii="Simplified Arabic" w:hAnsi="Simplified Arabic" w:cs="Simplified Arabic" w:hint="cs"/>
            <w:noProof/>
            <w:sz w:val="32"/>
            <w:szCs w:val="32"/>
            <w:rtl/>
            <w:lang w:bidi="ar-DZ"/>
          </w:rPr>
          <w:t xml:space="preserve"> قربا</w:t>
        </w:r>
      </w:ins>
      <w:r w:rsidRPr="00987250">
        <w:rPr>
          <w:rFonts w:ascii="Simplified Arabic" w:hAnsi="Simplified Arabic" w:cs="Simplified Arabic"/>
          <w:noProof/>
          <w:sz w:val="32"/>
          <w:szCs w:val="32"/>
          <w:lang w:bidi="ar-DZ"/>
        </w:rPr>
        <w:t xml:space="preserve"> إلى هد</w:t>
      </w:r>
      <w:ins w:id="112" w:author="Moustapha Achoui" w:date="2026-03-10T23:32:00Z" w16du:dateUtc="2026-03-10T22:32:00Z">
        <w:r w:rsidR="00E40361">
          <w:rPr>
            <w:rFonts w:ascii="Simplified Arabic" w:hAnsi="Simplified Arabic" w:cs="Simplified Arabic" w:hint="cs"/>
            <w:noProof/>
            <w:sz w:val="32"/>
            <w:szCs w:val="32"/>
            <w:rtl/>
            <w:lang w:bidi="ar-DZ"/>
          </w:rPr>
          <w:t>وء</w:t>
        </w:r>
      </w:ins>
      <w:del w:id="113" w:author="Moustapha Achoui" w:date="2026-03-10T23:32:00Z" w16du:dateUtc="2026-03-10T22:32:00Z">
        <w:r w:rsidRPr="00987250" w:rsidDel="00E40361">
          <w:rPr>
            <w:rFonts w:ascii="Simplified Arabic" w:hAnsi="Simplified Arabic" w:cs="Simplified Arabic"/>
            <w:noProof/>
            <w:sz w:val="32"/>
            <w:szCs w:val="32"/>
            <w:lang w:bidi="ar-DZ"/>
          </w:rPr>
          <w:delText>اة</w:delText>
        </w:r>
      </w:del>
      <w:r w:rsidRPr="00987250">
        <w:rPr>
          <w:rFonts w:ascii="Simplified Arabic" w:hAnsi="Simplified Arabic" w:cs="Simplified Arabic"/>
          <w:noProof/>
          <w:sz w:val="32"/>
          <w:szCs w:val="32"/>
          <w:lang w:bidi="ar-DZ"/>
        </w:rPr>
        <w:t xml:space="preserve"> البال أو الصحة في نفس الوقت، يعني نحن أيضا نقولها أنه يعطيك العافية، ايضا الاخوة العراقي</w:t>
      </w:r>
      <w:ins w:id="114" w:author="Moustapha Achoui" w:date="2026-03-10T23:32:00Z" w16du:dateUtc="2026-03-10T22:32:00Z">
        <w:r w:rsidR="00E40361">
          <w:rPr>
            <w:rFonts w:ascii="Simplified Arabic" w:hAnsi="Simplified Arabic" w:cs="Simplified Arabic" w:hint="cs"/>
            <w:noProof/>
            <w:sz w:val="32"/>
            <w:szCs w:val="32"/>
            <w:rtl/>
            <w:lang w:bidi="ar-DZ"/>
          </w:rPr>
          <w:t>ين</w:t>
        </w:r>
      </w:ins>
      <w:del w:id="115" w:author="Moustapha Achoui" w:date="2026-03-10T23:32:00Z" w16du:dateUtc="2026-03-10T22:32:00Z">
        <w:r w:rsidRPr="00987250" w:rsidDel="00E40361">
          <w:rPr>
            <w:rFonts w:ascii="Simplified Arabic" w:hAnsi="Simplified Arabic" w:cs="Simplified Arabic"/>
            <w:noProof/>
            <w:sz w:val="32"/>
            <w:szCs w:val="32"/>
            <w:lang w:bidi="ar-DZ"/>
          </w:rPr>
          <w:delText>ة</w:delText>
        </w:r>
      </w:del>
      <w:r w:rsidRPr="00987250">
        <w:rPr>
          <w:rFonts w:ascii="Simplified Arabic" w:hAnsi="Simplified Arabic" w:cs="Simplified Arabic"/>
          <w:noProof/>
          <w:sz w:val="32"/>
          <w:szCs w:val="32"/>
          <w:lang w:bidi="ar-DZ"/>
        </w:rPr>
        <w:t xml:space="preserve"> يقولون عفية، فلاها لها علاقة بهذا، لكن هناك اكثر شيء مال للصحة يعني.</w:t>
      </w:r>
    </w:p>
    <w:p w14:paraId="62E03E94"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العافية.</w:t>
      </w:r>
    </w:p>
    <w:p w14:paraId="4FCDA86E"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أنا أتوقع أنها الصحة العقلية والجسدية مع بعض.</w:t>
      </w:r>
    </w:p>
    <w:p w14:paraId="1FC356AF"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أنا لم أسمعك بصراحة،</w:t>
      </w:r>
    </w:p>
    <w:p w14:paraId="23E13F6F"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الصحة العقلية والجسدية مع بعض.</w:t>
      </w:r>
    </w:p>
    <w:p w14:paraId="134B4039"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بالنسبة لي الراحة النفسية والجسدية، طبعا لي وأقرب الناس حوالي، يعطيك العافية، لها دخل في سلامة العقل والجسم.</w:t>
      </w:r>
    </w:p>
    <w:p w14:paraId="1167E55D" w14:textId="77777777" w:rsidR="00E40361" w:rsidRDefault="00212D80" w:rsidP="00BE75AC">
      <w:pPr>
        <w:pStyle w:val="Script"/>
        <w:bidi/>
        <w:rPr>
          <w:ins w:id="116" w:author="Moustapha Achoui" w:date="2026-03-10T23:33:00Z" w16du:dateUtc="2026-03-10T22:33:00Z"/>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lastRenderedPageBreak/>
        <w:t xml:space="preserve">أتوقع العافية هي تعافي الإنسان من الأمراض ومن الاضطرابات، فالعافية هي شعور الإنسان بالسعادة أو شعوره بصحته. ترفع المعنويات. </w:t>
      </w:r>
    </w:p>
    <w:p w14:paraId="48EB7557" w14:textId="26BBE5B4" w:rsidR="00AD5715" w:rsidRPr="00987250" w:rsidRDefault="00212D80" w:rsidP="00E40361">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تفضلي. بالنسبة لي العفية تركز </w:t>
      </w:r>
      <w:del w:id="117" w:author="Moustapha Achoui" w:date="2026-03-10T23:33:00Z" w16du:dateUtc="2026-03-10T22:33:00Z">
        <w:r w:rsidRPr="00987250" w:rsidDel="00E40361">
          <w:rPr>
            <w:rFonts w:ascii="Simplified Arabic" w:hAnsi="Simplified Arabic" w:cs="Simplified Arabic"/>
            <w:noProof/>
            <w:sz w:val="32"/>
            <w:szCs w:val="32"/>
            <w:lang w:bidi="ar-DZ"/>
          </w:rPr>
          <w:delText xml:space="preserve">لي </w:delText>
        </w:r>
      </w:del>
      <w:r w:rsidRPr="00987250">
        <w:rPr>
          <w:rFonts w:ascii="Simplified Arabic" w:hAnsi="Simplified Arabic" w:cs="Simplified Arabic"/>
          <w:noProof/>
          <w:sz w:val="32"/>
          <w:szCs w:val="32"/>
          <w:lang w:bidi="ar-DZ"/>
        </w:rPr>
        <w:t>على منظورين النفسية والجسدية، فلا أغلى على الإنسان إلا صحته، فيعطيك العافية تشمل الاثنين بالنسبة لي. الاثنين. نعم. يعطيك العافية. إذن عندما أقول لك مثلا يعطيك العافية، نقصد فعلا يعني في الصحة البدنية والصحة النفسية والعقلية، يعني يكون الشعور بالسلام، الطمأنينة، الأمان، هذه كل المفاهيم تدخل في العافية.</w:t>
      </w:r>
    </w:p>
    <w:p w14:paraId="0C017203" w14:textId="22F4739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بعض البلدان مثل المغرب يستعملون العافية ك</w:t>
      </w:r>
      <w:ins w:id="118" w:author="Moustapha Achoui" w:date="2026-03-10T23:33:00Z" w16du:dateUtc="2026-03-10T22:33:00Z">
        <w:r w:rsidR="00E40361">
          <w:rPr>
            <w:rFonts w:ascii="Simplified Arabic" w:hAnsi="Simplified Arabic" w:cs="Simplified Arabic" w:hint="cs"/>
            <w:noProof/>
            <w:sz w:val="32"/>
            <w:szCs w:val="32"/>
            <w:rtl/>
            <w:lang w:bidi="ar-DZ"/>
          </w:rPr>
          <w:t>ا</w:t>
        </w:r>
      </w:ins>
      <w:r w:rsidRPr="00987250">
        <w:rPr>
          <w:rFonts w:ascii="Simplified Arabic" w:hAnsi="Simplified Arabic" w:cs="Simplified Arabic"/>
          <w:noProof/>
          <w:sz w:val="32"/>
          <w:szCs w:val="32"/>
          <w:lang w:bidi="ar-DZ"/>
        </w:rPr>
        <w:t>ستعارة للنار، يعني عكس الأمان وعكس الاطمئنان، فنفهم أحيانا بالمتناقضات. طيب، شكرا لكم جميعا. اذن</w:t>
      </w:r>
    </w:p>
    <w:p w14:paraId="2E7F83AE" w14:textId="0C854F4F" w:rsidR="00AD5715" w:rsidRPr="00987250" w:rsidDel="00E40361" w:rsidRDefault="00212D80" w:rsidP="00BE75AC">
      <w:pPr>
        <w:pStyle w:val="Script"/>
        <w:bidi/>
        <w:rPr>
          <w:del w:id="119" w:author="Moustapha Achoui" w:date="2026-03-10T23:34:00Z" w16du:dateUtc="2026-03-10T22:34:00Z"/>
          <w:rFonts w:ascii="Simplified Arabic" w:hAnsi="Simplified Arabic" w:cs="Simplified Arabic"/>
          <w:noProof/>
          <w:sz w:val="32"/>
          <w:szCs w:val="32"/>
          <w:lang w:bidi="ar-DZ"/>
        </w:rPr>
      </w:pPr>
      <w:del w:id="120" w:author="Moustapha Achoui" w:date="2026-03-10T23:34:00Z" w16du:dateUtc="2026-03-10T22:34:00Z">
        <w:r w:rsidRPr="00987250" w:rsidDel="00E40361">
          <w:rPr>
            <w:rFonts w:ascii="Simplified Arabic" w:hAnsi="Simplified Arabic" w:cs="Simplified Arabic"/>
            <w:noProof/>
            <w:sz w:val="32"/>
            <w:szCs w:val="32"/>
            <w:lang w:bidi="ar-DZ"/>
          </w:rPr>
          <w:delText>قليلا قليلا تعبان أو مريض.</w:delText>
        </w:r>
      </w:del>
    </w:p>
    <w:p w14:paraId="4D4E1996" w14:textId="77777777" w:rsidR="00E40361" w:rsidRDefault="00212D80" w:rsidP="00BE75AC">
      <w:pPr>
        <w:pStyle w:val="Script"/>
        <w:bidi/>
        <w:rPr>
          <w:ins w:id="121" w:author="Moustapha Achoui" w:date="2026-03-10T23:35:00Z" w16du:dateUtc="2026-03-10T22:35:00Z"/>
          <w:rFonts w:ascii="Simplified Arabic" w:hAnsi="Simplified Arabic" w:cs="Simplified Arabic"/>
          <w:noProof/>
          <w:sz w:val="32"/>
          <w:szCs w:val="32"/>
          <w:rtl/>
          <w:lang w:bidi="ar-DZ"/>
        </w:rPr>
      </w:pPr>
      <w:del w:id="122" w:author="Moustapha Achoui" w:date="2026-03-10T23:34:00Z" w16du:dateUtc="2026-03-10T22:34:00Z">
        <w:r w:rsidRPr="00987250" w:rsidDel="00E40361">
          <w:rPr>
            <w:rFonts w:ascii="Simplified Arabic" w:hAnsi="Simplified Arabic" w:cs="Simplified Arabic"/>
            <w:noProof/>
            <w:sz w:val="32"/>
            <w:szCs w:val="32"/>
            <w:lang w:bidi="ar-DZ"/>
          </w:rPr>
          <w:delText>بالمعنى الحقيقي والعميق. صحيح</w:delText>
        </w:r>
      </w:del>
      <w:r w:rsidRPr="00987250">
        <w:rPr>
          <w:rFonts w:ascii="Simplified Arabic" w:hAnsi="Simplified Arabic" w:cs="Simplified Arabic"/>
          <w:noProof/>
          <w:sz w:val="32"/>
          <w:szCs w:val="32"/>
          <w:lang w:bidi="ar-DZ"/>
        </w:rPr>
        <w:t xml:space="preserve">. طيب، يعني إذا فهمنا الحياة الطيبة معناها وفهمنا الركائز </w:t>
      </w:r>
      <w:del w:id="123" w:author="Moustapha Achoui" w:date="2026-03-10T23:34:00Z" w16du:dateUtc="2026-03-10T22:34:00Z">
        <w:r w:rsidRPr="00987250" w:rsidDel="00E40361">
          <w:rPr>
            <w:rFonts w:ascii="Simplified Arabic" w:hAnsi="Simplified Arabic" w:cs="Simplified Arabic"/>
            <w:noProof/>
            <w:sz w:val="32"/>
            <w:szCs w:val="32"/>
            <w:lang w:bidi="ar-DZ"/>
          </w:rPr>
          <w:delText xml:space="preserve">هذه </w:delText>
        </w:r>
      </w:del>
      <w:r w:rsidRPr="00987250">
        <w:rPr>
          <w:rFonts w:ascii="Simplified Arabic" w:hAnsi="Simplified Arabic" w:cs="Simplified Arabic"/>
          <w:noProof/>
          <w:sz w:val="32"/>
          <w:szCs w:val="32"/>
          <w:lang w:bidi="ar-DZ"/>
        </w:rPr>
        <w:t xml:space="preserve">الخمس، الركائز الروحية والعقلية والعاطفية الاجتماعية البدنية، طبعا الروحية نضعها فوق، ليس بمعنى بالضرورة أنها هي أهم من باقي القيم. </w:t>
      </w:r>
    </w:p>
    <w:p w14:paraId="6CEB7297" w14:textId="6CD57763" w:rsidR="00AD5715" w:rsidRPr="00987250" w:rsidDel="00E40361" w:rsidRDefault="00212D80" w:rsidP="00E40361">
      <w:pPr>
        <w:pStyle w:val="Script"/>
        <w:bidi/>
        <w:rPr>
          <w:del w:id="124" w:author="Moustapha Achoui" w:date="2026-03-10T23:35:00Z" w16du:dateUtc="2026-03-10T22:35:00Z"/>
          <w:rFonts w:ascii="Simplified Arabic" w:hAnsi="Simplified Arabic" w:cs="Simplified Arabic"/>
          <w:noProof/>
          <w:sz w:val="32"/>
          <w:szCs w:val="32"/>
          <w:lang w:bidi="ar-DZ"/>
        </w:rPr>
      </w:pPr>
      <w:del w:id="125" w:author="Moustapha Achoui" w:date="2026-03-10T23:35:00Z" w16du:dateUtc="2026-03-10T22:35:00Z">
        <w:r w:rsidRPr="00987250" w:rsidDel="00E40361">
          <w:rPr>
            <w:rFonts w:ascii="Simplified Arabic" w:hAnsi="Simplified Arabic" w:cs="Simplified Arabic"/>
            <w:noProof/>
            <w:sz w:val="32"/>
            <w:szCs w:val="32"/>
            <w:lang w:bidi="ar-DZ"/>
          </w:rPr>
          <w:delText>يعني</w:delText>
        </w:r>
      </w:del>
      <w:r w:rsidRPr="00987250">
        <w:rPr>
          <w:rFonts w:ascii="Simplified Arabic" w:hAnsi="Simplified Arabic" w:cs="Simplified Arabic"/>
          <w:noProof/>
          <w:sz w:val="32"/>
          <w:szCs w:val="32"/>
          <w:lang w:bidi="ar-DZ"/>
        </w:rPr>
        <w:t xml:space="preserve"> كيف يمكن لهذا الركائز أن تسهم، يعني تشارك في تحسين عافية الإنسان، خاصة عافيتك أنت كشخص</w:t>
      </w:r>
      <w:del w:id="126" w:author="Moustapha Achoui" w:date="2026-03-10T23:35:00Z" w16du:dateUtc="2026-03-10T22:35:00Z">
        <w:r w:rsidRPr="00987250" w:rsidDel="00E40361">
          <w:rPr>
            <w:rFonts w:ascii="Simplified Arabic" w:hAnsi="Simplified Arabic" w:cs="Simplified Arabic"/>
            <w:noProof/>
            <w:sz w:val="32"/>
            <w:szCs w:val="32"/>
            <w:lang w:bidi="ar-DZ"/>
          </w:rPr>
          <w:delText>.</w:delText>
        </w:r>
      </w:del>
      <w:ins w:id="127" w:author="Moustapha Achoui" w:date="2026-03-10T23:35:00Z" w16du:dateUtc="2026-03-10T22:35:00Z">
        <w:r w:rsidR="00E40361">
          <w:rPr>
            <w:rFonts w:ascii="Simplified Arabic" w:hAnsi="Simplified Arabic" w:cs="Simplified Arabic" w:hint="cs"/>
            <w:noProof/>
            <w:sz w:val="32"/>
            <w:szCs w:val="32"/>
            <w:rtl/>
            <w:lang w:bidi="ar-DZ"/>
          </w:rPr>
          <w:t xml:space="preserve"> </w:t>
        </w:r>
      </w:ins>
    </w:p>
    <w:p w14:paraId="550A1425" w14:textId="77777777" w:rsidR="00E40361" w:rsidRDefault="00212D80" w:rsidP="00E40361">
      <w:pPr>
        <w:pStyle w:val="Script"/>
        <w:bidi/>
        <w:rPr>
          <w:ins w:id="128" w:author="Moustapha Achoui" w:date="2026-03-10T23:35:00Z" w16du:dateUtc="2026-03-10T22:35:00Z"/>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t>كائن حي، كيف ترى أن هذا الركائز يمكن أن تساعد على أن تشعر بالحياة الطيبة</w:t>
      </w:r>
      <w:ins w:id="129" w:author="Moustapha Achoui" w:date="2026-03-10T23:35:00Z" w16du:dateUtc="2026-03-10T22:35:00Z">
        <w:r w:rsidR="00E40361">
          <w:rPr>
            <w:rFonts w:ascii="Simplified Arabic" w:hAnsi="Simplified Arabic" w:cs="Simplified Arabic" w:hint="cs"/>
            <w:noProof/>
            <w:sz w:val="32"/>
            <w:szCs w:val="32"/>
            <w:rtl/>
            <w:lang w:bidi="ar-DZ"/>
          </w:rPr>
          <w:t>؟</w:t>
        </w:r>
      </w:ins>
    </w:p>
    <w:p w14:paraId="1F97F688" w14:textId="3253D473" w:rsidR="00AD5715" w:rsidRPr="00987250" w:rsidRDefault="00212D80" w:rsidP="00E40361">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سؤال صعب؟ لم أسمع السؤال. السؤال؟ نعيد السؤال. دكتورة، عودة إلى السؤال بلهجتكم. شلون يعني.</w:t>
      </w:r>
    </w:p>
    <w:p w14:paraId="23D973A2"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كيف تساهم؟ ليس نحن موجودين عندنا على كيف تساهم بها. نعم. طيب، من يبدأ نبدأ بك لكي تقول هذه؟ تفضلي.</w:t>
      </w:r>
    </w:p>
    <w:p w14:paraId="6835D87A" w14:textId="5669A6D9"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lastRenderedPageBreak/>
        <w:t>أتوقع أنه مثلا إذا في الركائز العاطفية، إذا الإنسان شعر أنها مكتملة، يساهم في شعوره بالرضى أنه يشعر بالعافية؟ هذه وجهة نظري. شعور بالر</w:t>
      </w:r>
      <w:ins w:id="130" w:author="Moustapha Achoui" w:date="2026-03-10T23:36:00Z" w16du:dateUtc="2026-03-10T22:36:00Z">
        <w:r w:rsidR="00E40361">
          <w:rPr>
            <w:rFonts w:ascii="Simplified Arabic" w:hAnsi="Simplified Arabic" w:cs="Simplified Arabic" w:hint="cs"/>
            <w:noProof/>
            <w:sz w:val="32"/>
            <w:szCs w:val="32"/>
            <w:rtl/>
            <w:lang w:bidi="ar-DZ"/>
          </w:rPr>
          <w:t>ضا</w:t>
        </w:r>
      </w:ins>
      <w:del w:id="131" w:author="Moustapha Achoui" w:date="2026-03-10T23:36:00Z" w16du:dateUtc="2026-03-10T22:36:00Z">
        <w:r w:rsidRPr="00987250" w:rsidDel="00E40361">
          <w:rPr>
            <w:rFonts w:ascii="Simplified Arabic" w:hAnsi="Simplified Arabic" w:cs="Simplified Arabic"/>
            <w:noProof/>
            <w:sz w:val="32"/>
            <w:szCs w:val="32"/>
            <w:lang w:bidi="ar-DZ"/>
          </w:rPr>
          <w:delText>يضة</w:delText>
        </w:r>
      </w:del>
      <w:r w:rsidRPr="00987250">
        <w:rPr>
          <w:rFonts w:ascii="Simplified Arabic" w:hAnsi="Simplified Arabic" w:cs="Simplified Arabic"/>
          <w:noProof/>
          <w:sz w:val="32"/>
          <w:szCs w:val="32"/>
          <w:lang w:bidi="ar-DZ"/>
        </w:rPr>
        <w:t>.</w:t>
      </w:r>
    </w:p>
    <w:p w14:paraId="74BEBD39" w14:textId="0C4AC2C1" w:rsidR="00AD5715" w:rsidRPr="00987250" w:rsidDel="00E40361" w:rsidRDefault="00212D80" w:rsidP="00BE75AC">
      <w:pPr>
        <w:pStyle w:val="Script"/>
        <w:bidi/>
        <w:rPr>
          <w:del w:id="132" w:author="Moustapha Achoui" w:date="2026-03-10T23:37:00Z" w16du:dateUtc="2026-03-10T22:37:00Z"/>
          <w:rFonts w:ascii="Simplified Arabic" w:hAnsi="Simplified Arabic" w:cs="Simplified Arabic"/>
          <w:noProof/>
          <w:sz w:val="32"/>
          <w:szCs w:val="32"/>
          <w:lang w:bidi="ar-DZ"/>
        </w:rPr>
      </w:pPr>
      <w:del w:id="133" w:author="Moustapha Achoui" w:date="2026-03-10T23:37:00Z" w16du:dateUtc="2026-03-10T22:37:00Z">
        <w:r w:rsidRPr="00987250" w:rsidDel="00E40361">
          <w:rPr>
            <w:rFonts w:ascii="Simplified Arabic" w:hAnsi="Simplified Arabic" w:cs="Simplified Arabic"/>
            <w:noProof/>
            <w:sz w:val="32"/>
            <w:szCs w:val="32"/>
            <w:lang w:bidi="ar-DZ"/>
          </w:rPr>
          <w:delText>نعم، أفكر كيف أر؟ عادي أخذها، أنا سأكون. خذ خذ وقتا. لماذا مثلا لم أفكاره.</w:delText>
        </w:r>
      </w:del>
    </w:p>
    <w:p w14:paraId="546E2C0A" w14:textId="7155A391"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بالنسبة لي أنا مثلا الإنسان يمر بظروف ساعات قهرية. أنا كيف ألجأ يعني أن أعمل لها، أو أن أرتاح من الضغط هذا. بالركيزة الروحية ألجأ </w:t>
      </w:r>
      <w:ins w:id="134" w:author="Moustapha Achoui" w:date="2026-03-10T23:37:00Z" w16du:dateUtc="2026-03-10T22:37:00Z">
        <w:r w:rsidR="00E40361">
          <w:rPr>
            <w:rFonts w:ascii="Simplified Arabic" w:hAnsi="Simplified Arabic" w:cs="Simplified Arabic" w:hint="cs"/>
            <w:noProof/>
            <w:sz w:val="32"/>
            <w:szCs w:val="32"/>
            <w:rtl/>
            <w:lang w:bidi="ar-DZ"/>
          </w:rPr>
          <w:t xml:space="preserve"> الى </w:t>
        </w:r>
      </w:ins>
      <w:r w:rsidRPr="00987250">
        <w:rPr>
          <w:rFonts w:ascii="Simplified Arabic" w:hAnsi="Simplified Arabic" w:cs="Simplified Arabic"/>
          <w:noProof/>
          <w:sz w:val="32"/>
          <w:szCs w:val="32"/>
          <w:lang w:bidi="ar-DZ"/>
        </w:rPr>
        <w:t xml:space="preserve">رب العالمين بالصلاة، بالعبادة، بالقرآن، بالدعاء، الركيزة العاطفية، أبدأ أن أشارك حوالي بالمشكلة التفكيرية، أبدأ أجلس بيني وبين نفسي أفكر كيف أستطيع أن أحل المشكلة البدنية، ممكن أن ألعب رياضة، ألعب ذكاء، </w:t>
      </w:r>
      <w:del w:id="135" w:author="Moustapha Achoui" w:date="2026-03-10T23:39:00Z" w16du:dateUtc="2026-03-10T22:39:00Z">
        <w:r w:rsidRPr="00987250" w:rsidDel="00E40361">
          <w:rPr>
            <w:rFonts w:ascii="Simplified Arabic" w:hAnsi="Simplified Arabic" w:cs="Simplified Arabic"/>
            <w:noProof/>
            <w:sz w:val="32"/>
            <w:szCs w:val="32"/>
            <w:lang w:bidi="ar-DZ"/>
          </w:rPr>
          <w:delText>دعني قليلا يعني لا تبعد عني التفكير بهذه المشكلة، تخفف الضغط</w:delText>
        </w:r>
      </w:del>
      <w:r w:rsidRPr="00987250">
        <w:rPr>
          <w:rFonts w:ascii="Simplified Arabic" w:hAnsi="Simplified Arabic" w:cs="Simplified Arabic"/>
          <w:noProof/>
          <w:sz w:val="32"/>
          <w:szCs w:val="32"/>
          <w:lang w:bidi="ar-DZ"/>
        </w:rPr>
        <w:t>، والاجتماعية أكيد عندما يكون حوالي الناس وأهلي وأصدقائي تخفف كثيرا.</w:t>
      </w:r>
    </w:p>
    <w:p w14:paraId="219C70E6" w14:textId="4D237803" w:rsidR="00AD5715" w:rsidRPr="00987250" w:rsidRDefault="00212D80" w:rsidP="00E40361">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اذا كانت لدي الركائز الخمسة، فهذه يعني يعطيني استمرارية للحياة الطيبة. اذا فقدت شيء منها يمكن الاستمرارية للحياة الطيبة أن توقف أو تختل. الآن أنا أعتقد يعني أن كل ركيزة معتمدة على الثانية، يعني هناك علاقة بين كل ركيزة والثانية، يعني على سبيل المثال، لو صحته اختلت، نقول مثلا مرض سرطان أيا كان، صحيح، ممكن وقتها مثلا مريض السرطان يعني يصير عنده نوع من أنواع زعل، لكن مع الوقت يصير عنده عزيمة أكثر، تقرب من رب العالمين أكثر مثلا من ناحية العبادة أو </w:t>
      </w:r>
      <w:del w:id="136" w:author="Moustapha Achoui" w:date="2026-03-10T23:40:00Z" w16du:dateUtc="2026-03-10T22:40:00Z">
        <w:r w:rsidRPr="00987250" w:rsidDel="001F0C3E">
          <w:rPr>
            <w:rFonts w:ascii="Simplified Arabic" w:hAnsi="Simplified Arabic" w:cs="Simplified Arabic"/>
            <w:noProof/>
            <w:sz w:val="32"/>
            <w:szCs w:val="32"/>
            <w:lang w:bidi="ar-DZ"/>
          </w:rPr>
          <w:delText xml:space="preserve">الورشة </w:delText>
        </w:r>
      </w:del>
      <w:r w:rsidRPr="00987250">
        <w:rPr>
          <w:rFonts w:ascii="Simplified Arabic" w:hAnsi="Simplified Arabic" w:cs="Simplified Arabic"/>
          <w:noProof/>
          <w:sz w:val="32"/>
          <w:szCs w:val="32"/>
          <w:lang w:bidi="ar-DZ"/>
        </w:rPr>
        <w:t xml:space="preserve">بالإيمان ممكن أن يزيد أكثر مع الوقت، وبنفس الوقت يكون هناك رعاية </w:t>
      </w:r>
      <w:del w:id="137" w:author="Moustapha Achoui" w:date="2026-03-10T23:40:00Z" w16du:dateUtc="2026-03-10T22:40:00Z">
        <w:r w:rsidRPr="00987250" w:rsidDel="00E40361">
          <w:rPr>
            <w:rFonts w:ascii="Simplified Arabic" w:hAnsi="Simplified Arabic" w:cs="Simplified Arabic"/>
            <w:noProof/>
            <w:sz w:val="32"/>
            <w:szCs w:val="32"/>
            <w:lang w:bidi="ar-DZ"/>
          </w:rPr>
          <w:delText>أو ك.</w:delText>
        </w:r>
      </w:del>
    </w:p>
    <w:p w14:paraId="09A3E54D"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في نفس الوقت، فأنا نلاحظ أن كل شيء عندما يختل الثاني يكون متعلق فيه، فكل شيء متعلق بالثاني من ناحية الركائز يعني، لكن نحن ممكن مرات لا نشعر بها، لأنه لا يمر بالظرف أو بالضغوطات، تمام، الإنسان الثاني يمكن أن يمر فيها من ناحية الأمراض والأشياء كلها.</w:t>
      </w:r>
    </w:p>
    <w:p w14:paraId="6FA061DC" w14:textId="01C1EA5E" w:rsidR="00AD5715" w:rsidRPr="00987250" w:rsidRDefault="00212D80" w:rsidP="00BE75AC">
      <w:pPr>
        <w:pStyle w:val="Script"/>
        <w:bidi/>
        <w:rPr>
          <w:rFonts w:ascii="Simplified Arabic" w:hAnsi="Simplified Arabic" w:cs="Simplified Arabic"/>
          <w:noProof/>
          <w:sz w:val="32"/>
          <w:szCs w:val="32"/>
          <w:lang w:bidi="ar-DZ"/>
        </w:rPr>
      </w:pPr>
      <w:del w:id="138" w:author="Moustapha Achoui" w:date="2026-03-10T23:41:00Z" w16du:dateUtc="2026-03-10T22:41:00Z">
        <w:r w:rsidRPr="00987250" w:rsidDel="00997C78">
          <w:rPr>
            <w:rFonts w:ascii="Simplified Arabic" w:hAnsi="Simplified Arabic" w:cs="Simplified Arabic"/>
            <w:noProof/>
            <w:sz w:val="32"/>
            <w:szCs w:val="32"/>
            <w:lang w:bidi="ar-DZ"/>
          </w:rPr>
          <w:delText xml:space="preserve">أمامنا بقينا على الجهة. </w:delText>
        </w:r>
      </w:del>
      <w:r w:rsidRPr="00987250">
        <w:rPr>
          <w:rFonts w:ascii="Simplified Arabic" w:hAnsi="Simplified Arabic" w:cs="Simplified Arabic"/>
          <w:noProof/>
          <w:sz w:val="32"/>
          <w:szCs w:val="32"/>
          <w:lang w:bidi="ar-DZ"/>
        </w:rPr>
        <w:t xml:space="preserve">لدينا الركيزة الروحية والعاطفية والفكرية والبدنية والاجتماعية، الذي أفكر به صحيح أنه يجب أن يكون لدينا توازن بين كل هذه الركائز، لكن أنا أرى أن الركيزة </w:t>
      </w:r>
      <w:r w:rsidRPr="00987250">
        <w:rPr>
          <w:rFonts w:ascii="Simplified Arabic" w:hAnsi="Simplified Arabic" w:cs="Simplified Arabic"/>
          <w:noProof/>
          <w:sz w:val="32"/>
          <w:szCs w:val="32"/>
          <w:lang w:bidi="ar-DZ"/>
        </w:rPr>
        <w:lastRenderedPageBreak/>
        <w:t xml:space="preserve">الروحية هي الأساس التي من عندها تنبني وتخرج باقي الركائز، </w:t>
      </w:r>
      <w:del w:id="139" w:author="Moustapha Achoui" w:date="2026-03-10T23:41:00Z" w16du:dateUtc="2026-03-10T22:41:00Z">
        <w:r w:rsidRPr="00987250" w:rsidDel="00997C78">
          <w:rPr>
            <w:rFonts w:ascii="Simplified Arabic" w:hAnsi="Simplified Arabic" w:cs="Simplified Arabic"/>
            <w:noProof/>
            <w:sz w:val="32"/>
            <w:szCs w:val="32"/>
            <w:lang w:bidi="ar-DZ"/>
          </w:rPr>
          <w:delText xml:space="preserve">وقذ بال </w:delText>
        </w:r>
      </w:del>
      <w:r w:rsidRPr="00987250">
        <w:rPr>
          <w:rFonts w:ascii="Simplified Arabic" w:hAnsi="Simplified Arabic" w:cs="Simplified Arabic"/>
          <w:noProof/>
          <w:sz w:val="32"/>
          <w:szCs w:val="32"/>
          <w:lang w:bidi="ar-DZ"/>
        </w:rPr>
        <w:t xml:space="preserve">الركيزة الروحية التي هي علاقتنا، علاقتنا بالخالق، لن أقول بالصلاة وصوم وزكاة </w:t>
      </w:r>
      <w:del w:id="140" w:author="Moustapha Achoui" w:date="2026-03-10T23:42:00Z" w16du:dateUtc="2026-03-10T22:42:00Z">
        <w:r w:rsidRPr="00987250" w:rsidDel="00997C78">
          <w:rPr>
            <w:rFonts w:ascii="Simplified Arabic" w:hAnsi="Simplified Arabic" w:cs="Simplified Arabic"/>
            <w:noProof/>
            <w:sz w:val="32"/>
            <w:szCs w:val="32"/>
            <w:lang w:bidi="ar-DZ"/>
          </w:rPr>
          <w:delText>وهذه</w:delText>
        </w:r>
      </w:del>
      <w:ins w:id="141" w:author="Moustapha Achoui" w:date="2026-03-10T23:42:00Z" w16du:dateUtc="2026-03-10T22:42:00Z">
        <w:r w:rsidR="00997C78">
          <w:rPr>
            <w:rFonts w:ascii="Simplified Arabic" w:hAnsi="Simplified Arabic" w:cs="Simplified Arabic" w:hint="cs"/>
            <w:noProof/>
            <w:sz w:val="32"/>
            <w:szCs w:val="32"/>
            <w:rtl/>
            <w:lang w:bidi="ar-DZ"/>
          </w:rPr>
          <w:t xml:space="preserve"> فقط</w:t>
        </w:r>
      </w:ins>
      <w:r w:rsidRPr="00987250">
        <w:rPr>
          <w:rFonts w:ascii="Simplified Arabic" w:hAnsi="Simplified Arabic" w:cs="Simplified Arabic"/>
          <w:noProof/>
          <w:sz w:val="32"/>
          <w:szCs w:val="32"/>
          <w:lang w:bidi="ar-DZ"/>
        </w:rPr>
        <w:t xml:space="preserve">، لكن الإيمان العميق والعلاقة الروحية التي تكون برب العالمين، هي ستؤثر أو ستكون اذا كانت هي قوية، هي ستؤثر على كل الركائز </w:t>
      </w:r>
      <w:del w:id="142" w:author="Moustapha Achoui" w:date="2026-03-10T23:42:00Z" w16du:dateUtc="2026-03-10T22:42:00Z">
        <w:r w:rsidRPr="00987250" w:rsidDel="00997C78">
          <w:rPr>
            <w:rFonts w:ascii="Simplified Arabic" w:hAnsi="Simplified Arabic" w:cs="Simplified Arabic"/>
            <w:noProof/>
            <w:sz w:val="32"/>
            <w:szCs w:val="32"/>
            <w:lang w:bidi="ar-DZ"/>
          </w:rPr>
          <w:delText>تتابعا</w:delText>
        </w:r>
      </w:del>
      <w:r w:rsidRPr="00987250">
        <w:rPr>
          <w:rFonts w:ascii="Simplified Arabic" w:hAnsi="Simplified Arabic" w:cs="Simplified Arabic"/>
          <w:noProof/>
          <w:sz w:val="32"/>
          <w:szCs w:val="32"/>
          <w:lang w:bidi="ar-DZ"/>
        </w:rPr>
        <w:t xml:space="preserve"> الباقية، ستؤثر على علاقتنا بالمجتمع، ستؤثر على جسمنا، على صحتنا وحتى على طريقة تفكيرنا، وأحاسيسنا أكيد.</w:t>
      </w:r>
    </w:p>
    <w:p w14:paraId="38E4CCF4" w14:textId="77777777" w:rsidR="00997C78" w:rsidRDefault="00212D80" w:rsidP="00997C78">
      <w:pPr>
        <w:pStyle w:val="Script"/>
        <w:bidi/>
        <w:rPr>
          <w:ins w:id="143" w:author="Moustapha Achoui" w:date="2026-03-10T23:43:00Z" w16du:dateUtc="2026-03-10T22:43:00Z"/>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t xml:space="preserve">أكيد يجب أن يكون balance، لكن أنا أرى أن الركيزة الروحية هي الأساس إذا ثبتت </w:t>
      </w:r>
      <w:del w:id="144" w:author="Moustapha Achoui" w:date="2026-03-10T23:42:00Z" w16du:dateUtc="2026-03-10T22:42:00Z">
        <w:r w:rsidRPr="00987250" w:rsidDel="00997C78">
          <w:rPr>
            <w:rFonts w:ascii="Simplified Arabic" w:hAnsi="Simplified Arabic" w:cs="Simplified Arabic"/>
            <w:noProof/>
            <w:sz w:val="32"/>
            <w:szCs w:val="32"/>
            <w:lang w:bidi="ar-DZ"/>
          </w:rPr>
          <w:delText xml:space="preserve">صحا </w:delText>
        </w:r>
      </w:del>
      <w:ins w:id="145" w:author="Moustapha Achoui" w:date="2026-03-10T23:43:00Z" w16du:dateUtc="2026-03-10T22:43:00Z">
        <w:r w:rsidR="00997C78">
          <w:rPr>
            <w:rFonts w:ascii="Simplified Arabic" w:hAnsi="Simplified Arabic" w:cs="Simplified Arabic" w:hint="cs"/>
            <w:noProof/>
            <w:sz w:val="32"/>
            <w:szCs w:val="32"/>
            <w:rtl/>
            <w:lang w:bidi="ar-DZ"/>
          </w:rPr>
          <w:t xml:space="preserve"> </w:t>
        </w:r>
      </w:ins>
      <w:ins w:id="146" w:author="Moustapha Achoui" w:date="2026-03-10T23:42:00Z" w16du:dateUtc="2026-03-10T22:42:00Z">
        <w:r w:rsidR="00997C78">
          <w:rPr>
            <w:rFonts w:ascii="Simplified Arabic" w:hAnsi="Simplified Arabic" w:cs="Simplified Arabic" w:hint="cs"/>
            <w:noProof/>
            <w:sz w:val="32"/>
            <w:szCs w:val="32"/>
            <w:rtl/>
            <w:lang w:bidi="ar-DZ"/>
          </w:rPr>
          <w:t>صحة</w:t>
        </w:r>
      </w:ins>
      <w:r w:rsidRPr="00987250">
        <w:rPr>
          <w:rFonts w:ascii="Simplified Arabic" w:hAnsi="Simplified Arabic" w:cs="Simplified Arabic"/>
          <w:noProof/>
          <w:sz w:val="32"/>
          <w:szCs w:val="32"/>
          <w:lang w:bidi="ar-DZ"/>
        </w:rPr>
        <w:t>وتركزت ص</w:t>
      </w:r>
      <w:ins w:id="147" w:author="Moustapha Achoui" w:date="2026-03-10T23:43:00Z" w16du:dateUtc="2026-03-10T22:43:00Z">
        <w:r w:rsidR="00997C78">
          <w:rPr>
            <w:rFonts w:ascii="Simplified Arabic" w:hAnsi="Simplified Arabic" w:cs="Simplified Arabic" w:hint="cs"/>
            <w:noProof/>
            <w:sz w:val="32"/>
            <w:szCs w:val="32"/>
            <w:rtl/>
            <w:lang w:bidi="ar-DZ"/>
          </w:rPr>
          <w:t>حة</w:t>
        </w:r>
      </w:ins>
      <w:del w:id="148" w:author="Moustapha Achoui" w:date="2026-03-10T23:43:00Z" w16du:dateUtc="2026-03-10T22:43:00Z">
        <w:r w:rsidRPr="00987250" w:rsidDel="00997C78">
          <w:rPr>
            <w:rFonts w:ascii="Simplified Arabic" w:hAnsi="Simplified Arabic" w:cs="Simplified Arabic"/>
            <w:noProof/>
            <w:sz w:val="32"/>
            <w:szCs w:val="32"/>
            <w:lang w:bidi="ar-DZ"/>
          </w:rPr>
          <w:delText>حا</w:delText>
        </w:r>
      </w:del>
      <w:r w:rsidRPr="00987250">
        <w:rPr>
          <w:rFonts w:ascii="Simplified Arabic" w:hAnsi="Simplified Arabic" w:cs="Simplified Arabic"/>
          <w:noProof/>
          <w:sz w:val="32"/>
          <w:szCs w:val="32"/>
          <w:lang w:bidi="ar-DZ"/>
        </w:rPr>
        <w:t xml:space="preserve"> عند الإنسان وعند اولادنا ومجتمعنا، باقي الركائز eventually ستكون balanced in harmony معها. In harmony يعني ماذا؟ تترتب معها. </w:t>
      </w:r>
    </w:p>
    <w:p w14:paraId="76D7192C" w14:textId="42790C97" w:rsidR="00AD5715" w:rsidRDefault="00212D80" w:rsidP="00997C78">
      <w:pPr>
        <w:pStyle w:val="Script"/>
        <w:bidi/>
        <w:rPr>
          <w:ins w:id="149" w:author="Moustapha Achoui" w:date="2026-03-10T23:43:00Z" w16du:dateUtc="2026-03-10T22:43:00Z"/>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t>تفضل.</w:t>
      </w:r>
    </w:p>
    <w:p w14:paraId="78F2FD33" w14:textId="39D04D6D" w:rsidR="00997C78" w:rsidRPr="00987250" w:rsidRDefault="00997C78" w:rsidP="00997C78">
      <w:pPr>
        <w:pStyle w:val="Script"/>
        <w:bidi/>
        <w:rPr>
          <w:rFonts w:ascii="Simplified Arabic" w:hAnsi="Simplified Arabic" w:cs="Simplified Arabic"/>
          <w:noProof/>
          <w:sz w:val="32"/>
          <w:szCs w:val="32"/>
          <w:lang w:bidi="ar-DZ"/>
        </w:rPr>
      </w:pPr>
      <w:ins w:id="150" w:author="Moustapha Achoui" w:date="2026-03-10T23:43:00Z" w16du:dateUtc="2026-03-10T22:43:00Z">
        <w:r>
          <w:rPr>
            <w:rFonts w:ascii="Simplified Arabic" w:hAnsi="Simplified Arabic" w:cs="Simplified Arabic" w:hint="cs"/>
            <w:noProof/>
            <w:sz w:val="32"/>
            <w:szCs w:val="32"/>
            <w:rtl/>
            <w:lang w:bidi="ar-DZ"/>
          </w:rPr>
          <w:t>هذا طبيب:</w:t>
        </w:r>
      </w:ins>
    </w:p>
    <w:p w14:paraId="34EDAE89"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أتوقع بسبب اتصال كل الركائز الخمسة مع بعض، من ناحية طبية عندما يأتينا أي مريض دائما نركز على ليس على المرض فقط، لكن على الجوانب الأخرى، يعني مثلا الجانب العاطفي، الجانب الفكري كيف يفكر عن المرض نفسه، لأن كل الأشياء متصلة مع بعض، عدم استقرار عاطفي أو عدم استقرار اجتماعي أو روحي أو فكري ممكن يسبب للمرض نفسه.</w:t>
      </w:r>
    </w:p>
    <w:p w14:paraId="1D4D99DC"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فدائما ضروري أن نركز على الجوانب الخمسة مع بعض لكي نعالج أي مرض و المريض يستقر.</w:t>
      </w:r>
    </w:p>
    <w:p w14:paraId="45144977" w14:textId="61CF85B0" w:rsidR="00AD5715" w:rsidRPr="00987250" w:rsidRDefault="00212D80" w:rsidP="00BE75AC">
      <w:pPr>
        <w:pStyle w:val="Script"/>
        <w:bidi/>
        <w:rPr>
          <w:rFonts w:ascii="Simplified Arabic" w:hAnsi="Simplified Arabic" w:cs="Simplified Arabic"/>
          <w:noProof/>
          <w:sz w:val="32"/>
          <w:szCs w:val="32"/>
          <w:lang w:bidi="ar-DZ"/>
        </w:rPr>
      </w:pPr>
      <w:del w:id="151" w:author="Moustapha Achoui" w:date="2026-03-10T23:46:00Z" w16du:dateUtc="2026-03-10T22:46:00Z">
        <w:r w:rsidRPr="00987250" w:rsidDel="00997C78">
          <w:rPr>
            <w:rFonts w:ascii="Simplified Arabic" w:hAnsi="Simplified Arabic" w:cs="Simplified Arabic"/>
            <w:noProof/>
            <w:sz w:val="32"/>
            <w:szCs w:val="32"/>
            <w:lang w:bidi="ar-DZ"/>
          </w:rPr>
          <w:delText>أشعر أنه يجب أن يكون هناك insights. فعندنا استفسار حق كل الركائز هذه الخمسة الموجودة على أساس أن أعرف ولا واحدة منهم تطلع على الثانية، لا أعطي لا أقلل من</w:delText>
        </w:r>
      </w:del>
      <w:r w:rsidRPr="00987250">
        <w:rPr>
          <w:rFonts w:ascii="Simplified Arabic" w:hAnsi="Simplified Arabic" w:cs="Simplified Arabic"/>
          <w:noProof/>
          <w:sz w:val="32"/>
          <w:szCs w:val="32"/>
          <w:lang w:bidi="ar-DZ"/>
        </w:rPr>
        <w:t xml:space="preserve"> أقول أنه يجب أن يكون هناك استبصار للركائز الخمسة كاملة، بحيث أن ولا واحدة منهم </w:t>
      </w:r>
      <w:r w:rsidRPr="00987250">
        <w:rPr>
          <w:rFonts w:ascii="Simplified Arabic" w:hAnsi="Simplified Arabic" w:cs="Simplified Arabic"/>
          <w:noProof/>
          <w:sz w:val="32"/>
          <w:szCs w:val="32"/>
          <w:lang w:bidi="ar-DZ"/>
        </w:rPr>
        <w:lastRenderedPageBreak/>
        <w:t>تدخل على الثانية، لأنه لو كان هناك ركيزة أخذت أكثر من المفروض أن تأخذه، سيحدث هناك أساسا اختلا</w:t>
      </w:r>
      <w:del w:id="152" w:author="Moustapha Achoui" w:date="2026-03-10T23:47:00Z" w16du:dateUtc="2026-03-10T22:47:00Z">
        <w:r w:rsidRPr="00987250" w:rsidDel="00997C78">
          <w:rPr>
            <w:rFonts w:ascii="Simplified Arabic" w:hAnsi="Simplified Arabic" w:cs="Simplified Arabic"/>
            <w:noProof/>
            <w:sz w:val="32"/>
            <w:szCs w:val="32"/>
            <w:lang w:bidi="ar-DZ"/>
          </w:rPr>
          <w:delText>ف.</w:delText>
        </w:r>
      </w:del>
      <w:ins w:id="153" w:author="Moustapha Achoui" w:date="2026-03-10T23:47:00Z" w16du:dateUtc="2026-03-10T22:47:00Z">
        <w:r w:rsidR="00997C78">
          <w:rPr>
            <w:rFonts w:ascii="Simplified Arabic" w:hAnsi="Simplified Arabic" w:cs="Simplified Arabic" w:hint="cs"/>
            <w:noProof/>
            <w:sz w:val="32"/>
            <w:szCs w:val="32"/>
            <w:rtl/>
            <w:lang w:bidi="ar-DZ"/>
          </w:rPr>
          <w:t>ل</w:t>
        </w:r>
      </w:ins>
    </w:p>
    <w:p w14:paraId="36532B14" w14:textId="10E405AC"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مما يسبب أنه لا يوجد حياة طيبة، فلذلك نحن يجب أن نعرف كل ركيزة </w:t>
      </w:r>
      <w:del w:id="154" w:author="Moustapha Achoui" w:date="2026-03-10T23:47:00Z" w16du:dateUtc="2026-03-10T22:47:00Z">
        <w:r w:rsidRPr="00987250" w:rsidDel="00997C78">
          <w:rPr>
            <w:rFonts w:ascii="Simplified Arabic" w:hAnsi="Simplified Arabic" w:cs="Simplified Arabic"/>
            <w:noProof/>
            <w:sz w:val="32"/>
            <w:szCs w:val="32"/>
            <w:lang w:bidi="ar-DZ"/>
          </w:rPr>
          <w:delText>لها</w:delText>
        </w:r>
      </w:del>
      <w:r w:rsidRPr="00987250">
        <w:rPr>
          <w:rFonts w:ascii="Simplified Arabic" w:hAnsi="Simplified Arabic" w:cs="Simplified Arabic"/>
          <w:noProof/>
          <w:sz w:val="32"/>
          <w:szCs w:val="32"/>
          <w:lang w:bidi="ar-DZ"/>
        </w:rPr>
        <w:t xml:space="preserve">، ما هي الركيزة التي احتاجها، فأنا أزيد منها. ما هي الركيزة التي فيها اكتفاء حاليا، فأنا اوقف منها أو لا أوقفها، لكن أقلل منها، يعني مثلا لنقول أن الركيزة البدنية عندنا أنا صحتي الحمد لله تمام، وأنا قوية وعندي الطاقة وعندي كلها، </w:t>
      </w:r>
      <w:del w:id="155" w:author="Moustapha Achoui" w:date="2026-03-10T23:48:00Z" w16du:dateUtc="2026-03-10T22:48:00Z">
        <w:r w:rsidRPr="00987250" w:rsidDel="00997C78">
          <w:rPr>
            <w:rFonts w:ascii="Simplified Arabic" w:hAnsi="Simplified Arabic" w:cs="Simplified Arabic"/>
            <w:noProof/>
            <w:sz w:val="32"/>
            <w:szCs w:val="32"/>
            <w:lang w:bidi="ar-DZ"/>
          </w:rPr>
          <w:delText>فأنا أل الوقاية</w:delText>
        </w:r>
      </w:del>
      <w:r w:rsidRPr="00987250">
        <w:rPr>
          <w:rFonts w:ascii="Simplified Arabic" w:hAnsi="Simplified Arabic" w:cs="Simplified Arabic"/>
          <w:noProof/>
          <w:sz w:val="32"/>
          <w:szCs w:val="32"/>
          <w:lang w:bidi="ar-DZ"/>
        </w:rPr>
        <w:t>، وأركز مثلا على العلاقات الاجتماعية أ</w:t>
      </w:r>
      <w:ins w:id="156" w:author="Moustapha Achoui" w:date="2026-03-10T23:48:00Z" w16du:dateUtc="2026-03-10T22:48:00Z">
        <w:r w:rsidR="00997C78">
          <w:rPr>
            <w:rFonts w:ascii="Simplified Arabic" w:hAnsi="Simplified Arabic" w:cs="Simplified Arabic" w:hint="cs"/>
            <w:noProof/>
            <w:sz w:val="32"/>
            <w:szCs w:val="32"/>
            <w:rtl/>
            <w:lang w:bidi="ar-DZ"/>
          </w:rPr>
          <w:t>ي</w:t>
        </w:r>
      </w:ins>
      <w:del w:id="157" w:author="Moustapha Achoui" w:date="2026-03-10T23:48:00Z" w16du:dateUtc="2026-03-10T22:48:00Z">
        <w:r w:rsidRPr="00987250" w:rsidDel="00997C78">
          <w:rPr>
            <w:rFonts w:ascii="Simplified Arabic" w:hAnsi="Simplified Arabic" w:cs="Simplified Arabic"/>
            <w:noProof/>
            <w:sz w:val="32"/>
            <w:szCs w:val="32"/>
            <w:lang w:bidi="ar-DZ"/>
          </w:rPr>
          <w:delText>ن</w:delText>
        </w:r>
      </w:del>
      <w:r w:rsidRPr="00987250">
        <w:rPr>
          <w:rFonts w:ascii="Simplified Arabic" w:hAnsi="Simplified Arabic" w:cs="Simplified Arabic"/>
          <w:noProof/>
          <w:sz w:val="32"/>
          <w:szCs w:val="32"/>
          <w:lang w:bidi="ar-DZ"/>
        </w:rPr>
        <w:t xml:space="preserve"> أحتاج تعاون، أحتاج أن أشمل المسؤوليات أكثر، أحتاج أن أهتم في حولي أراهم ما يحتاجون، ونفس الشيء على الفكرية والروحية والبقية يعني لو أعطيت كل ركيزة بأن هذا و أنا أعطيت الحق كامل، فأشعر أنه سيكون هناك حياة طيبة، سأعمل بالطريقة التي أعطيت لكل حق حقه، سيكون هناك حياة طيبة.</w:t>
      </w:r>
    </w:p>
    <w:p w14:paraId="2FA877BB" w14:textId="6AEC76EC"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مثلما ذكر الدكتور أنه لو سببنا توازن سيكون هناك استقرار في العافية، فأنا أؤيد رأيك صراحة، يعني ليس لدي رأي زيادة. طيب، يعني ممكن هذه فرصة أن كل واحد منا يفكر كيف نطبق هذا الركائز لكي نحقق نوعا من الحياة الطيبة في جميع هذه الجوانب، يعني هذا هو الهدف. الأساسي يعني أنه أحيانا نحن نركز على الجانب</w:t>
      </w:r>
      <w:ins w:id="158" w:author="Moustapha Achoui" w:date="2026-03-10T23:49:00Z" w16du:dateUtc="2026-03-10T22:49:00Z">
        <w:r w:rsidR="00997C78">
          <w:rPr>
            <w:rFonts w:ascii="Simplified Arabic" w:hAnsi="Simplified Arabic" w:cs="Simplified Arabic" w:hint="cs"/>
            <w:noProof/>
            <w:sz w:val="32"/>
            <w:szCs w:val="32"/>
            <w:rtl/>
            <w:lang w:bidi="ar-DZ"/>
          </w:rPr>
          <w:t xml:space="preserve"> </w:t>
        </w:r>
      </w:ins>
      <w:r w:rsidRPr="00987250">
        <w:rPr>
          <w:rFonts w:ascii="Simplified Arabic" w:hAnsi="Simplified Arabic" w:cs="Simplified Arabic"/>
          <w:noProof/>
          <w:sz w:val="32"/>
          <w:szCs w:val="32"/>
          <w:lang w:bidi="ar-DZ"/>
        </w:rPr>
        <w:t xml:space="preserve"> </w:t>
      </w:r>
      <w:ins w:id="159" w:author="Moustapha Achoui" w:date="2026-03-10T23:49:00Z" w16du:dateUtc="2026-03-10T22:49:00Z">
        <w:r w:rsidR="00997C78">
          <w:rPr>
            <w:rFonts w:ascii="Simplified Arabic" w:hAnsi="Simplified Arabic" w:cs="Simplified Arabic" w:hint="cs"/>
            <w:noProof/>
            <w:sz w:val="32"/>
            <w:szCs w:val="32"/>
            <w:rtl/>
            <w:lang w:bidi="ar-DZ"/>
          </w:rPr>
          <w:t>ال</w:t>
        </w:r>
      </w:ins>
      <w:r w:rsidRPr="00987250">
        <w:rPr>
          <w:rFonts w:ascii="Simplified Arabic" w:hAnsi="Simplified Arabic" w:cs="Simplified Arabic"/>
          <w:noProof/>
          <w:sz w:val="32"/>
          <w:szCs w:val="32"/>
          <w:lang w:bidi="ar-DZ"/>
        </w:rPr>
        <w:t xml:space="preserve">بدني </w:t>
      </w:r>
      <w:ins w:id="160" w:author="Moustapha Achoui" w:date="2026-03-10T23:49:00Z" w16du:dateUtc="2026-03-10T22:49:00Z">
        <w:r w:rsidR="00997C78">
          <w:rPr>
            <w:rFonts w:ascii="Simplified Arabic" w:hAnsi="Simplified Arabic" w:cs="Simplified Arabic" w:hint="cs"/>
            <w:noProof/>
            <w:sz w:val="32"/>
            <w:szCs w:val="32"/>
            <w:rtl/>
            <w:lang w:bidi="ar-DZ"/>
          </w:rPr>
          <w:t>أ</w:t>
        </w:r>
      </w:ins>
      <w:r w:rsidRPr="00987250">
        <w:rPr>
          <w:rFonts w:ascii="Simplified Arabic" w:hAnsi="Simplified Arabic" w:cs="Simplified Arabic"/>
          <w:noProof/>
          <w:sz w:val="32"/>
          <w:szCs w:val="32"/>
          <w:lang w:bidi="ar-DZ"/>
        </w:rPr>
        <w:t>و</w:t>
      </w:r>
      <w:ins w:id="161" w:author="Moustapha Achoui" w:date="2026-03-10T23:49:00Z" w16du:dateUtc="2026-03-10T22:49:00Z">
        <w:r w:rsidR="00997C78">
          <w:rPr>
            <w:rFonts w:ascii="Simplified Arabic" w:hAnsi="Simplified Arabic" w:cs="Simplified Arabic" w:hint="cs"/>
            <w:noProof/>
            <w:sz w:val="32"/>
            <w:szCs w:val="32"/>
            <w:rtl/>
            <w:lang w:bidi="ar-DZ"/>
          </w:rPr>
          <w:t xml:space="preserve"> ن</w:t>
        </w:r>
      </w:ins>
      <w:r w:rsidRPr="00987250">
        <w:rPr>
          <w:rFonts w:ascii="Simplified Arabic" w:hAnsi="Simplified Arabic" w:cs="Simplified Arabic"/>
          <w:noProof/>
          <w:sz w:val="32"/>
          <w:szCs w:val="32"/>
          <w:lang w:bidi="ar-DZ"/>
        </w:rPr>
        <w:t xml:space="preserve">ركز على </w:t>
      </w:r>
      <w:del w:id="162" w:author="Moustapha Achoui" w:date="2026-03-10T23:49:00Z" w16du:dateUtc="2026-03-10T22:49:00Z">
        <w:r w:rsidRPr="00987250" w:rsidDel="00997C78">
          <w:rPr>
            <w:rFonts w:ascii="Simplified Arabic" w:hAnsi="Simplified Arabic" w:cs="Simplified Arabic"/>
            <w:noProof/>
            <w:sz w:val="32"/>
            <w:szCs w:val="32"/>
            <w:lang w:bidi="ar-DZ"/>
          </w:rPr>
          <w:delText>ا</w:delText>
        </w:r>
      </w:del>
      <w:r w:rsidRPr="00987250">
        <w:rPr>
          <w:rFonts w:ascii="Simplified Arabic" w:hAnsi="Simplified Arabic" w:cs="Simplified Arabic"/>
          <w:noProof/>
          <w:sz w:val="32"/>
          <w:szCs w:val="32"/>
          <w:lang w:bidi="ar-DZ"/>
        </w:rPr>
        <w:t>لجانب الروحي فقط، ولكن العافية تشمل كل هذه الركائز.</w:t>
      </w:r>
    </w:p>
    <w:p w14:paraId="72726F00" w14:textId="671926CC" w:rsidR="00997C78" w:rsidRDefault="00212D80" w:rsidP="00BE75AC">
      <w:pPr>
        <w:pStyle w:val="Script"/>
        <w:bidi/>
        <w:rPr>
          <w:ins w:id="163" w:author="Moustapha Achoui" w:date="2026-03-10T23:50:00Z" w16du:dateUtc="2026-03-10T22:50:00Z"/>
          <w:rFonts w:ascii="Simplified Arabic" w:hAnsi="Simplified Arabic" w:cs="Simplified Arabic"/>
          <w:noProof/>
          <w:sz w:val="32"/>
          <w:szCs w:val="32"/>
          <w:rtl/>
          <w:lang w:bidi="ar-EG"/>
        </w:rPr>
      </w:pPr>
      <w:r w:rsidRPr="00987250">
        <w:rPr>
          <w:rFonts w:ascii="Simplified Arabic" w:hAnsi="Simplified Arabic" w:cs="Simplified Arabic"/>
          <w:noProof/>
          <w:sz w:val="32"/>
          <w:szCs w:val="32"/>
          <w:lang w:bidi="ar-DZ"/>
        </w:rPr>
        <w:t>يعني ممكن أن الشخص يكون سليما جسميا، ولكنه لا يكون سليما عقليا، أو أنه مثلا ضائع من الناحية الروحية. طبعا هذ</w:t>
      </w:r>
      <w:ins w:id="164" w:author="Moustapha Achoui" w:date="2026-03-10T23:49:00Z" w16du:dateUtc="2026-03-10T22:49:00Z">
        <w:r w:rsidR="00997C78">
          <w:rPr>
            <w:rFonts w:ascii="Simplified Arabic" w:hAnsi="Simplified Arabic" w:cs="Simplified Arabic" w:hint="cs"/>
            <w:noProof/>
            <w:sz w:val="32"/>
            <w:szCs w:val="32"/>
            <w:rtl/>
            <w:lang w:bidi="ar-DZ"/>
          </w:rPr>
          <w:t>ا</w:t>
        </w:r>
      </w:ins>
      <w:del w:id="165" w:author="Moustapha Achoui" w:date="2026-03-10T23:49:00Z" w16du:dateUtc="2026-03-10T22:49:00Z">
        <w:r w:rsidRPr="00987250" w:rsidDel="00997C78">
          <w:rPr>
            <w:rFonts w:ascii="Simplified Arabic" w:hAnsi="Simplified Arabic" w:cs="Simplified Arabic"/>
            <w:noProof/>
            <w:sz w:val="32"/>
            <w:szCs w:val="32"/>
            <w:lang w:bidi="ar-DZ"/>
          </w:rPr>
          <w:delText>ه</w:delText>
        </w:r>
      </w:del>
      <w:r w:rsidRPr="00987250">
        <w:rPr>
          <w:rFonts w:ascii="Simplified Arabic" w:hAnsi="Simplified Arabic" w:cs="Simplified Arabic"/>
          <w:noProof/>
          <w:sz w:val="32"/>
          <w:szCs w:val="32"/>
          <w:lang w:bidi="ar-DZ"/>
        </w:rPr>
        <w:t xml:space="preserve"> لا يوج</w:t>
      </w:r>
      <w:ins w:id="166" w:author="Moustapha Achoui" w:date="2026-03-10T23:49:00Z" w16du:dateUtc="2026-03-10T22:49:00Z">
        <w:r w:rsidR="00997C78">
          <w:rPr>
            <w:rFonts w:ascii="Simplified Arabic" w:hAnsi="Simplified Arabic" w:cs="Simplified Arabic" w:hint="cs"/>
            <w:noProof/>
            <w:sz w:val="32"/>
            <w:szCs w:val="32"/>
            <w:rtl/>
            <w:lang w:bidi="ar-DZ"/>
          </w:rPr>
          <w:t>د</w:t>
        </w:r>
      </w:ins>
      <w:r w:rsidRPr="00987250">
        <w:rPr>
          <w:rFonts w:ascii="Simplified Arabic" w:hAnsi="Simplified Arabic" w:cs="Simplified Arabic"/>
          <w:noProof/>
          <w:sz w:val="32"/>
          <w:szCs w:val="32"/>
          <w:lang w:bidi="ar-DZ"/>
        </w:rPr>
        <w:t xml:space="preserve"> عافية متوازنة، فالحقيقة نوع من التوازن هذا يجعلنا نشعر بعافية أحسن إن شاء الله. </w:t>
      </w:r>
      <w:ins w:id="167" w:author="Moustapha Achoui" w:date="2026-03-10T23:50:00Z" w16du:dateUtc="2026-03-10T22:50:00Z">
        <w:r w:rsidR="00997C78">
          <w:rPr>
            <w:rFonts w:ascii="Simplified Arabic" w:hAnsi="Simplified Arabic" w:cs="Simplified Arabic" w:hint="cs"/>
            <w:noProof/>
            <w:sz w:val="32"/>
            <w:szCs w:val="32"/>
            <w:rtl/>
            <w:lang w:bidi="ar-DZ"/>
          </w:rPr>
          <w:t xml:space="preserve"> </w:t>
        </w:r>
        <w:r w:rsidR="00997C78">
          <w:rPr>
            <w:rFonts w:ascii="Simplified Arabic" w:hAnsi="Simplified Arabic" w:cs="Simplified Arabic" w:hint="cs"/>
            <w:noProof/>
            <w:sz w:val="32"/>
            <w:szCs w:val="32"/>
            <w:rtl/>
            <w:lang w:bidi="ar-EG"/>
          </w:rPr>
          <w:t>(عشوي)</w:t>
        </w:r>
      </w:ins>
    </w:p>
    <w:p w14:paraId="6D061620" w14:textId="61752901" w:rsidR="00AD5715" w:rsidRPr="00987250" w:rsidRDefault="00212D80" w:rsidP="00997C78">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طيب، اذا ننتقل الى النشاط الثالث بناء على منظور الحياة الطيبة، يعني هذه الركائز، كيف يمكن لهذه الركائز أن تسهم في الرعاية الصحية، يعني كيف أن نقدم هذا الركائز في الرعاية الصحية؟ كيف </w:t>
      </w:r>
      <w:del w:id="168" w:author="Moustapha Achoui" w:date="2026-03-10T23:51:00Z" w16du:dateUtc="2026-03-10T22:51:00Z">
        <w:r w:rsidRPr="00987250" w:rsidDel="00455089">
          <w:rPr>
            <w:rFonts w:ascii="Simplified Arabic" w:hAnsi="Simplified Arabic" w:cs="Simplified Arabic"/>
            <w:noProof/>
            <w:sz w:val="32"/>
            <w:szCs w:val="32"/>
            <w:lang w:bidi="ar-DZ"/>
          </w:rPr>
          <w:delText>أنه يعني أنه فعلا أنه</w:delText>
        </w:r>
      </w:del>
      <w:ins w:id="169" w:author="Moustapha Achoui" w:date="2026-03-10T23:51:00Z" w16du:dateUtc="2026-03-10T22:51:00Z">
        <w:r w:rsidR="00455089">
          <w:rPr>
            <w:rFonts w:ascii="Simplified Arabic" w:hAnsi="Simplified Arabic" w:cs="Simplified Arabic" w:hint="cs"/>
            <w:noProof/>
            <w:sz w:val="32"/>
            <w:szCs w:val="32"/>
            <w:rtl/>
            <w:lang w:bidi="ar-DZ"/>
          </w:rPr>
          <w:t xml:space="preserve"> نستعملها فعلا</w:t>
        </w:r>
      </w:ins>
      <w:r w:rsidRPr="00987250">
        <w:rPr>
          <w:rFonts w:ascii="Simplified Arabic" w:hAnsi="Simplified Arabic" w:cs="Simplified Arabic"/>
          <w:noProof/>
          <w:sz w:val="32"/>
          <w:szCs w:val="32"/>
          <w:lang w:bidi="ar-DZ"/>
        </w:rPr>
        <w:t xml:space="preserve"> عندما نقدم خدمة سواء كأطباء أو كممرضين </w:t>
      </w:r>
      <w:del w:id="170" w:author="Moustapha Achoui" w:date="2026-03-10T23:51:00Z" w16du:dateUtc="2026-03-10T22:51:00Z">
        <w:r w:rsidRPr="00987250" w:rsidDel="00455089">
          <w:rPr>
            <w:rFonts w:ascii="Simplified Arabic" w:hAnsi="Simplified Arabic" w:cs="Simplified Arabic"/>
            <w:noProof/>
            <w:sz w:val="32"/>
            <w:szCs w:val="32"/>
            <w:lang w:bidi="ar-DZ"/>
          </w:rPr>
          <w:delText xml:space="preserve">ممرضة </w:delText>
        </w:r>
      </w:del>
      <w:r w:rsidRPr="00987250">
        <w:rPr>
          <w:rFonts w:ascii="Simplified Arabic" w:hAnsi="Simplified Arabic" w:cs="Simplified Arabic"/>
          <w:noProof/>
          <w:sz w:val="32"/>
          <w:szCs w:val="32"/>
          <w:lang w:bidi="ar-DZ"/>
        </w:rPr>
        <w:t xml:space="preserve">أو يعني حتى </w:t>
      </w:r>
      <w:del w:id="171" w:author="Moustapha Achoui" w:date="2026-03-10T23:51:00Z" w16du:dateUtc="2026-03-10T22:51:00Z">
        <w:r w:rsidRPr="00987250" w:rsidDel="00455089">
          <w:rPr>
            <w:rFonts w:ascii="Simplified Arabic" w:hAnsi="Simplified Arabic" w:cs="Simplified Arabic"/>
            <w:noProof/>
            <w:sz w:val="32"/>
            <w:szCs w:val="32"/>
            <w:lang w:bidi="ar-DZ"/>
          </w:rPr>
          <w:delText xml:space="preserve">التلقي </w:delText>
        </w:r>
      </w:del>
      <w:r w:rsidRPr="00987250">
        <w:rPr>
          <w:rFonts w:ascii="Simplified Arabic" w:hAnsi="Simplified Arabic" w:cs="Simplified Arabic"/>
          <w:noProof/>
          <w:sz w:val="32"/>
          <w:szCs w:val="32"/>
          <w:lang w:bidi="ar-DZ"/>
        </w:rPr>
        <w:t>المتلقي</w:t>
      </w:r>
      <w:ins w:id="172" w:author="Moustapha Achoui" w:date="2026-03-10T23:51:00Z" w16du:dateUtc="2026-03-10T22:51:00Z">
        <w:r w:rsidR="00455089">
          <w:rPr>
            <w:rFonts w:ascii="Simplified Arabic" w:hAnsi="Simplified Arabic" w:cs="Simplified Arabic" w:hint="cs"/>
            <w:noProof/>
            <w:sz w:val="32"/>
            <w:szCs w:val="32"/>
            <w:rtl/>
            <w:lang w:bidi="ar-DZ"/>
          </w:rPr>
          <w:t>ن</w:t>
        </w:r>
      </w:ins>
      <w:del w:id="173" w:author="Moustapha Achoui" w:date="2026-03-10T23:51:00Z" w16du:dateUtc="2026-03-10T22:51:00Z">
        <w:r w:rsidRPr="00987250" w:rsidDel="00455089">
          <w:rPr>
            <w:rFonts w:ascii="Simplified Arabic" w:hAnsi="Simplified Arabic" w:cs="Simplified Arabic"/>
            <w:noProof/>
            <w:sz w:val="32"/>
            <w:szCs w:val="32"/>
            <w:lang w:bidi="ar-DZ"/>
          </w:rPr>
          <w:delText xml:space="preserve"> مثلا</w:delText>
        </w:r>
      </w:del>
      <w:r w:rsidRPr="00987250">
        <w:rPr>
          <w:rFonts w:ascii="Simplified Arabic" w:hAnsi="Simplified Arabic" w:cs="Simplified Arabic"/>
          <w:noProof/>
          <w:sz w:val="32"/>
          <w:szCs w:val="32"/>
          <w:lang w:bidi="ar-DZ"/>
        </w:rPr>
        <w:t>.</w:t>
      </w:r>
    </w:p>
    <w:p w14:paraId="2257D72A" w14:textId="77777777" w:rsidR="00455089" w:rsidRDefault="00212D80" w:rsidP="00BE75AC">
      <w:pPr>
        <w:pStyle w:val="Script"/>
        <w:bidi/>
        <w:rPr>
          <w:ins w:id="174" w:author="Moustapha Achoui" w:date="2026-03-10T23:52:00Z" w16du:dateUtc="2026-03-10T22:52:00Z"/>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lastRenderedPageBreak/>
        <w:t xml:space="preserve">لا أدري يعني اذا عندنا متلقي هنا، كلنا نتلقى الرعاية الصحية، وفي نفس الوقت نحن نقدم الرعاية الصحية. كيف نفعل أو نقدم هذه الركائز في الرعاية الصحية؟ ممكن أن تضيفي شيئا إذا حبيتي دكتورة؟ </w:t>
      </w:r>
    </w:p>
    <w:p w14:paraId="1D8BB79F" w14:textId="4855808C" w:rsidR="00AD5715" w:rsidRPr="00987250" w:rsidRDefault="00212D80" w:rsidP="00455089">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نعم تفضل</w:t>
      </w:r>
      <w:ins w:id="175" w:author="Moustapha Achoui" w:date="2026-03-10T23:52:00Z" w16du:dateUtc="2026-03-10T22:52:00Z">
        <w:r w:rsidR="00455089">
          <w:rPr>
            <w:rFonts w:ascii="Simplified Arabic" w:hAnsi="Simplified Arabic" w:cs="Simplified Arabic" w:hint="cs"/>
            <w:noProof/>
            <w:sz w:val="32"/>
            <w:szCs w:val="32"/>
            <w:rtl/>
            <w:lang w:bidi="ar-DZ"/>
          </w:rPr>
          <w:t>ي</w:t>
        </w:r>
      </w:ins>
      <w:ins w:id="176" w:author="Moustapha Achoui" w:date="2026-03-10T23:53:00Z" w16du:dateUtc="2026-03-10T22:53:00Z">
        <w:r w:rsidR="00455089">
          <w:rPr>
            <w:rFonts w:ascii="Simplified Arabic" w:hAnsi="Simplified Arabic" w:cs="Simplified Arabic" w:hint="cs"/>
            <w:noProof/>
            <w:sz w:val="32"/>
            <w:szCs w:val="32"/>
            <w:rtl/>
            <w:lang w:bidi="ar-DZ"/>
          </w:rPr>
          <w:t xml:space="preserve"> </w:t>
        </w:r>
      </w:ins>
      <w:r w:rsidRPr="00987250">
        <w:rPr>
          <w:rFonts w:ascii="Simplified Arabic" w:hAnsi="Simplified Arabic" w:cs="Simplified Arabic"/>
          <w:noProof/>
          <w:sz w:val="32"/>
          <w:szCs w:val="32"/>
          <w:lang w:bidi="ar-DZ"/>
        </w:rPr>
        <w:t xml:space="preserve"> دكتور</w:t>
      </w:r>
      <w:ins w:id="177" w:author="Moustapha Achoui" w:date="2026-03-10T23:52:00Z" w16du:dateUtc="2026-03-10T22:52:00Z">
        <w:r w:rsidR="00455089">
          <w:rPr>
            <w:rFonts w:ascii="Simplified Arabic" w:hAnsi="Simplified Arabic" w:cs="Simplified Arabic" w:hint="cs"/>
            <w:noProof/>
            <w:sz w:val="32"/>
            <w:szCs w:val="32"/>
            <w:rtl/>
            <w:lang w:bidi="ar-DZ"/>
          </w:rPr>
          <w:t>ة</w:t>
        </w:r>
      </w:ins>
      <w:r w:rsidRPr="00987250">
        <w:rPr>
          <w:rFonts w:ascii="Simplified Arabic" w:hAnsi="Simplified Arabic" w:cs="Simplified Arabic"/>
          <w:noProof/>
          <w:sz w:val="32"/>
          <w:szCs w:val="32"/>
          <w:lang w:bidi="ar-DZ"/>
        </w:rPr>
        <w:t>. من ناحية طبية يعني. يهمنا كثيرا مثلا أعطي مثال على موضوع الركائز، مثلا السمنة عندنا بشكل شائع جدا، خاصة في قطر.</w:t>
      </w:r>
    </w:p>
    <w:p w14:paraId="14101B1E" w14:textId="0A7BAE65"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فشيء مهم جدا أن أول شيء</w:t>
      </w:r>
      <w:r w:rsidR="00FE3BC8">
        <w:rPr>
          <w:rFonts w:ascii="Simplified Arabic" w:hAnsi="Simplified Arabic" w:cs="Simplified Arabic" w:hint="cs"/>
          <w:noProof/>
          <w:sz w:val="32"/>
          <w:szCs w:val="32"/>
          <w:rtl/>
          <w:lang w:bidi="ar-DZ"/>
        </w:rPr>
        <w:t xml:space="preserve"> أغير</w:t>
      </w:r>
      <w:r w:rsidRPr="00987250">
        <w:rPr>
          <w:rFonts w:ascii="Simplified Arabic" w:hAnsi="Simplified Arabic" w:cs="Simplified Arabic"/>
          <w:noProof/>
          <w:sz w:val="32"/>
          <w:szCs w:val="32"/>
          <w:lang w:bidi="ar-DZ"/>
        </w:rPr>
        <w:t xml:space="preserve"> الفكر</w:t>
      </w:r>
      <w:r w:rsidR="00FE3BC8">
        <w:rPr>
          <w:rFonts w:ascii="Simplified Arabic" w:hAnsi="Simplified Arabic" w:cs="Simplified Arabic" w:hint="cs"/>
          <w:noProof/>
          <w:sz w:val="32"/>
          <w:szCs w:val="32"/>
          <w:rtl/>
          <w:lang w:bidi="ar-DZ"/>
        </w:rPr>
        <w:t>ة</w:t>
      </w:r>
      <w:r w:rsidRPr="00987250">
        <w:rPr>
          <w:rFonts w:ascii="Simplified Arabic" w:hAnsi="Simplified Arabic" w:cs="Simplified Arabic"/>
          <w:noProof/>
          <w:sz w:val="32"/>
          <w:szCs w:val="32"/>
          <w:lang w:bidi="ar-DZ"/>
        </w:rPr>
        <w:t xml:space="preserve"> بشكل عام، يعني الفكرة حاليا يأتينا مرضى كثيرا،</w:t>
      </w:r>
      <w:r w:rsidR="00FE3BC8">
        <w:rPr>
          <w:rFonts w:ascii="Simplified Arabic" w:hAnsi="Simplified Arabic" w:cs="Simplified Arabic" w:hint="cs"/>
          <w:noProof/>
          <w:sz w:val="32"/>
          <w:szCs w:val="32"/>
          <w:rtl/>
          <w:lang w:bidi="ar-DZ"/>
        </w:rPr>
        <w:t xml:space="preserve">  </w:t>
      </w:r>
      <w:r w:rsidRPr="00987250">
        <w:rPr>
          <w:rFonts w:ascii="Simplified Arabic" w:hAnsi="Simplified Arabic" w:cs="Simplified Arabic"/>
          <w:noProof/>
          <w:sz w:val="32"/>
          <w:szCs w:val="32"/>
          <w:lang w:bidi="ar-DZ"/>
        </w:rPr>
        <w:t xml:space="preserve"> أول فكرة يفكروها أنه عادي أعمل عملية، أسوي </w:t>
      </w:r>
      <w:r w:rsidRPr="00FE3BC8">
        <w:rPr>
          <w:rFonts w:ascii="Simplified Arabic" w:hAnsi="Simplified Arabic" w:cs="Simplified Arabic"/>
          <w:noProof/>
          <w:color w:val="002060"/>
          <w:sz w:val="32"/>
          <w:szCs w:val="32"/>
          <w:lang w:bidi="ar-DZ"/>
        </w:rPr>
        <w:t>قاص</w:t>
      </w:r>
      <w:r w:rsidRPr="00987250">
        <w:rPr>
          <w:rFonts w:ascii="Simplified Arabic" w:hAnsi="Simplified Arabic" w:cs="Simplified Arabic"/>
          <w:noProof/>
          <w:sz w:val="32"/>
          <w:szCs w:val="32"/>
          <w:lang w:bidi="ar-DZ"/>
        </w:rPr>
        <w:t>، آخذ إبر، فهذه الفكرة الشائع، حتى بين الأطباء، هناك أطباء يأتوا يقولون عادي ولدي الحين سمين، لكن مع الوقت ي</w:t>
      </w:r>
      <w:del w:id="178" w:author="Moustapha Achoui" w:date="2026-03-10T23:53:00Z" w16du:dateUtc="2026-03-10T22:53:00Z">
        <w:r w:rsidRPr="00987250" w:rsidDel="00455089">
          <w:rPr>
            <w:rFonts w:ascii="Simplified Arabic" w:hAnsi="Simplified Arabic" w:cs="Simplified Arabic"/>
            <w:noProof/>
            <w:sz w:val="32"/>
            <w:szCs w:val="32"/>
            <w:lang w:bidi="ar-DZ"/>
          </w:rPr>
          <w:delText>ق</w:delText>
        </w:r>
      </w:del>
      <w:ins w:id="179" w:author="Moustapha Achoui" w:date="2026-03-10T23:53:00Z" w16du:dateUtc="2026-03-10T22:53:00Z">
        <w:r w:rsidR="00455089">
          <w:rPr>
            <w:rFonts w:ascii="Simplified Arabic" w:hAnsi="Simplified Arabic" w:cs="Simplified Arabic" w:hint="cs"/>
            <w:noProof/>
            <w:sz w:val="32"/>
            <w:szCs w:val="32"/>
            <w:rtl/>
            <w:lang w:bidi="ar-DZ"/>
          </w:rPr>
          <w:t>س</w:t>
        </w:r>
      </w:ins>
      <w:r w:rsidRPr="00987250">
        <w:rPr>
          <w:rFonts w:ascii="Simplified Arabic" w:hAnsi="Simplified Arabic" w:cs="Simplified Arabic"/>
          <w:noProof/>
          <w:sz w:val="32"/>
          <w:szCs w:val="32"/>
          <w:lang w:bidi="ar-DZ"/>
        </w:rPr>
        <w:t>وي قاص يأخذ إبر ويتحسن يعني. فتغيير الفكرة يعني أتوقع من أهم الأشياء يعني عشان.</w:t>
      </w:r>
    </w:p>
    <w:p w14:paraId="48ED04E5" w14:textId="3F260F0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تتغير الصحة الجسدية، ثاني شيء هي من ناحية أيضا عاطفية، تمام، الحين صار هناك عدم تقبل حتى لفكرة السمنة، هناك ناس يقولون يعني أنها وصمة أنك تقول لشخص سمين، حتى من ناحية طبية أتكلم، حتى هناك أطباء يقولون لا يعني لا يصح أن نقول كلمة سمنة بشكل عام، لأنها تعتبر وصمة للمريض، معناها طبيا هو مرض السمنة نفسها نفس السكر، نفسها نفس الضغط، فنحن نعتبره واحد من الأمراض، فعدم تقبل هذا الشيء من</w:t>
      </w:r>
      <w:r w:rsidR="00FE3BC8">
        <w:rPr>
          <w:rFonts w:ascii="Simplified Arabic" w:hAnsi="Simplified Arabic" w:cs="Simplified Arabic" w:hint="cs"/>
          <w:noProof/>
          <w:sz w:val="32"/>
          <w:szCs w:val="32"/>
          <w:rtl/>
          <w:lang w:bidi="ar-DZ"/>
        </w:rPr>
        <w:t xml:space="preserve"> </w:t>
      </w:r>
      <w:r w:rsidRPr="00987250">
        <w:rPr>
          <w:rFonts w:ascii="Simplified Arabic" w:hAnsi="Simplified Arabic" w:cs="Simplified Arabic"/>
          <w:noProof/>
          <w:sz w:val="32"/>
          <w:szCs w:val="32"/>
          <w:lang w:bidi="ar-DZ"/>
        </w:rPr>
        <w:t xml:space="preserve"> </w:t>
      </w:r>
      <w:r w:rsidR="00FE3BC8">
        <w:rPr>
          <w:rFonts w:ascii="Simplified Arabic" w:hAnsi="Simplified Arabic" w:cs="Simplified Arabic" w:hint="cs"/>
          <w:noProof/>
          <w:sz w:val="32"/>
          <w:szCs w:val="32"/>
          <w:rtl/>
          <w:lang w:bidi="ar-DZ"/>
        </w:rPr>
        <w:t>ا</w:t>
      </w:r>
      <w:ins w:id="180" w:author="Moustapha Achoui" w:date="2026-03-11T00:05:00Z" w16du:dateUtc="2026-03-10T23:05:00Z">
        <w:r w:rsidR="00FE3BC8">
          <w:rPr>
            <w:rFonts w:ascii="Simplified Arabic" w:hAnsi="Simplified Arabic" w:cs="Simplified Arabic" w:hint="cs"/>
            <w:noProof/>
            <w:sz w:val="32"/>
            <w:szCs w:val="32"/>
            <w:rtl/>
            <w:lang w:bidi="ar-DZ"/>
          </w:rPr>
          <w:t>لناحية</w:t>
        </w:r>
      </w:ins>
      <w:del w:id="181" w:author="Moustapha Achoui" w:date="2026-03-11T00:05:00Z" w16du:dateUtc="2026-03-10T23:05:00Z">
        <w:r w:rsidR="00FE3BC8" w:rsidDel="00FE3BC8">
          <w:rPr>
            <w:rFonts w:ascii="Simplified Arabic" w:hAnsi="Simplified Arabic" w:cs="Simplified Arabic" w:hint="cs"/>
            <w:noProof/>
            <w:sz w:val="32"/>
            <w:szCs w:val="32"/>
            <w:rtl/>
            <w:lang w:bidi="ar-DZ"/>
          </w:rPr>
          <w:delText>ل</w:delText>
        </w:r>
        <w:r w:rsidRPr="00987250" w:rsidDel="00FE3BC8">
          <w:rPr>
            <w:rFonts w:ascii="Simplified Arabic" w:hAnsi="Simplified Arabic" w:cs="Simplified Arabic"/>
            <w:noProof/>
            <w:sz w:val="32"/>
            <w:szCs w:val="32"/>
            <w:lang w:bidi="ar-DZ"/>
          </w:rPr>
          <w:delText>ناحية</w:delText>
        </w:r>
      </w:del>
      <w:r w:rsidRPr="00987250">
        <w:rPr>
          <w:rFonts w:ascii="Simplified Arabic" w:hAnsi="Simplified Arabic" w:cs="Simplified Arabic"/>
          <w:noProof/>
          <w:sz w:val="32"/>
          <w:szCs w:val="32"/>
          <w:lang w:bidi="ar-DZ"/>
        </w:rPr>
        <w:t xml:space="preserve"> </w:t>
      </w:r>
      <w:r w:rsidR="00FE3BC8">
        <w:rPr>
          <w:rFonts w:ascii="Simplified Arabic" w:hAnsi="Simplified Arabic" w:cs="Simplified Arabic" w:hint="cs"/>
          <w:noProof/>
          <w:sz w:val="32"/>
          <w:szCs w:val="32"/>
          <w:rtl/>
          <w:lang w:bidi="ar-DZ"/>
        </w:rPr>
        <w:t xml:space="preserve"> ال</w:t>
      </w:r>
      <w:r w:rsidRPr="00987250">
        <w:rPr>
          <w:rFonts w:ascii="Simplified Arabic" w:hAnsi="Simplified Arabic" w:cs="Simplified Arabic"/>
          <w:noProof/>
          <w:sz w:val="32"/>
          <w:szCs w:val="32"/>
          <w:lang w:bidi="ar-DZ"/>
        </w:rPr>
        <w:t>عاطفية باعتباره</w:t>
      </w:r>
      <w:ins w:id="182" w:author="Moustapha Achoui" w:date="2026-03-11T00:05:00Z" w16du:dateUtc="2026-03-10T23:05:00Z">
        <w:r w:rsidR="00FE3BC8">
          <w:rPr>
            <w:rFonts w:ascii="Simplified Arabic" w:hAnsi="Simplified Arabic" w:cs="Simplified Arabic" w:hint="cs"/>
            <w:noProof/>
            <w:sz w:val="32"/>
            <w:szCs w:val="32"/>
            <w:rtl/>
            <w:lang w:bidi="ar-DZ"/>
          </w:rPr>
          <w:t>ا</w:t>
        </w:r>
      </w:ins>
      <w:r w:rsidRPr="00987250">
        <w:rPr>
          <w:rFonts w:ascii="Simplified Arabic" w:hAnsi="Simplified Arabic" w:cs="Simplified Arabic"/>
          <w:noProof/>
          <w:sz w:val="32"/>
          <w:szCs w:val="32"/>
          <w:lang w:bidi="ar-DZ"/>
        </w:rPr>
        <w:t xml:space="preserve"> وصمة شيء يعني أعتبره خاطئ لأنه يغير المفهوم.</w:t>
      </w:r>
    </w:p>
    <w:p w14:paraId="47E1AB78"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ويصب في عدم تقبل للتغيير. دعنا نوضح السؤال ربما بطريقة أكثر وضوح هو أن هل هذه القيم تنعكس في الخدمات الطبية، بعدها جوا مثلا إلى التحديات والمشكلات المطروحة، وبعدين جوا الفرص كيف نحسن الوضع الآن السؤال هل هذه الركائز الخمسة والقيم هذه يعني توجد في الخدمات والرعاية الصحية أو لا توجد؟ يعني هذا يعني السؤال الأساسي.</w:t>
      </w:r>
    </w:p>
    <w:p w14:paraId="377BF21C" w14:textId="59334222"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lastRenderedPageBreak/>
        <w:t xml:space="preserve">نحن مثلا في المستشفى عندنا على، لكن الوقت الذي نحن نعمل في المستشفى وقت 8 </w:t>
      </w:r>
      <w:del w:id="183" w:author="Moustapha Achoui" w:date="2026-03-11T00:06:00Z" w16du:dateUtc="2026-03-10T23:06:00Z">
        <w:r w:rsidRPr="00987250" w:rsidDel="00FE3BC8">
          <w:rPr>
            <w:rFonts w:ascii="Simplified Arabic" w:hAnsi="Simplified Arabic" w:cs="Simplified Arabic"/>
            <w:noProof/>
            <w:sz w:val="32"/>
            <w:szCs w:val="32"/>
            <w:lang w:bidi="ar-DZ"/>
          </w:rPr>
          <w:delText xml:space="preserve">hours أو 8 </w:delText>
        </w:r>
      </w:del>
      <w:r w:rsidRPr="00987250">
        <w:rPr>
          <w:rFonts w:ascii="Simplified Arabic" w:hAnsi="Simplified Arabic" w:cs="Simplified Arabic"/>
          <w:noProof/>
          <w:sz w:val="32"/>
          <w:szCs w:val="32"/>
          <w:lang w:bidi="ar-DZ"/>
        </w:rPr>
        <w:t xml:space="preserve">ساعات أو 9 ساعات، المؤسسة تأخذ كل جهدك، فأنت عندك أوكي، </w:t>
      </w:r>
      <w:del w:id="184" w:author="Moustapha Achoui" w:date="2026-03-11T00:06:00Z" w16du:dateUtc="2026-03-10T23:06:00Z">
        <w:r w:rsidRPr="00987250" w:rsidDel="00FE3BC8">
          <w:rPr>
            <w:rFonts w:ascii="Simplified Arabic" w:hAnsi="Simplified Arabic" w:cs="Simplified Arabic"/>
            <w:noProof/>
            <w:sz w:val="32"/>
            <w:szCs w:val="32"/>
            <w:lang w:bidi="ar-DZ"/>
          </w:rPr>
          <w:delText xml:space="preserve">هم يعطونك </w:delText>
        </w:r>
      </w:del>
      <w:r w:rsidRPr="00987250">
        <w:rPr>
          <w:rFonts w:ascii="Simplified Arabic" w:hAnsi="Simplified Arabic" w:cs="Simplified Arabic"/>
          <w:noProof/>
          <w:sz w:val="32"/>
          <w:szCs w:val="32"/>
          <w:lang w:bidi="ar-DZ"/>
        </w:rPr>
        <w:t>فرصة أن تذهب وتلعب رياضة، لكن لا يعطونك جهدا أن بعد الدوام تستطيع أن تذهب. يعني الدوام الصباح والجيم فقط إلى الساعة 3:00، فليست مسهلين الأمور لك. yes gym للموظفات، من الساعة الفلانية إلى الساعة الفلانية، لكن ليس ليس مسهلين الأمور، فلا، هناك شيء missing circle في النصف.</w:t>
      </w:r>
    </w:p>
    <w:p w14:paraId="2903FC02" w14:textId="2B81422F"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تفضل دكتور تفضل تفضل. ما رأيك؟ هل تنعكس هذه القيم وركائز المقدمة؟ هل تنعكس </w:t>
      </w:r>
      <w:ins w:id="185" w:author="Moustapha Achoui" w:date="2026-03-11T00:07:00Z" w16du:dateUtc="2026-03-10T23:07:00Z">
        <w:r w:rsidR="00FE3BC8">
          <w:rPr>
            <w:rFonts w:ascii="Simplified Arabic" w:hAnsi="Simplified Arabic" w:cs="Simplified Arabic" w:hint="cs"/>
            <w:noProof/>
            <w:sz w:val="32"/>
            <w:szCs w:val="32"/>
            <w:rtl/>
            <w:lang w:bidi="ar-DZ"/>
          </w:rPr>
          <w:t xml:space="preserve">هل هي </w:t>
        </w:r>
      </w:ins>
      <w:del w:id="186" w:author="Moustapha Achoui" w:date="2026-03-11T00:07:00Z" w16du:dateUtc="2026-03-10T23:07:00Z">
        <w:r w:rsidRPr="00987250" w:rsidDel="00FE3BC8">
          <w:rPr>
            <w:rFonts w:ascii="Simplified Arabic" w:hAnsi="Simplified Arabic" w:cs="Simplified Arabic"/>
            <w:noProof/>
            <w:sz w:val="32"/>
            <w:szCs w:val="32"/>
            <w:lang w:bidi="ar-DZ"/>
          </w:rPr>
          <w:delText>متوفر</w:delText>
        </w:r>
      </w:del>
      <w:r w:rsidRPr="00987250">
        <w:rPr>
          <w:rFonts w:ascii="Simplified Arabic" w:hAnsi="Simplified Arabic" w:cs="Simplified Arabic"/>
          <w:noProof/>
          <w:sz w:val="32"/>
          <w:szCs w:val="32"/>
          <w:lang w:bidi="ar-DZ"/>
        </w:rPr>
        <w:t xml:space="preserve"> </w:t>
      </w:r>
      <w:ins w:id="187" w:author="Moustapha Achoui" w:date="2026-03-11T00:07:00Z" w16du:dateUtc="2026-03-10T23:07:00Z">
        <w:r w:rsidR="00FE3BC8">
          <w:rPr>
            <w:rFonts w:ascii="Simplified Arabic" w:hAnsi="Simplified Arabic" w:cs="Simplified Arabic" w:hint="cs"/>
            <w:noProof/>
            <w:sz w:val="32"/>
            <w:szCs w:val="32"/>
            <w:rtl/>
            <w:lang w:bidi="ar-DZ"/>
          </w:rPr>
          <w:t xml:space="preserve">ل </w:t>
        </w:r>
      </w:ins>
      <w:r w:rsidRPr="00987250">
        <w:rPr>
          <w:rFonts w:ascii="Simplified Arabic" w:hAnsi="Simplified Arabic" w:cs="Simplified Arabic"/>
          <w:noProof/>
          <w:sz w:val="32"/>
          <w:szCs w:val="32"/>
          <w:lang w:bidi="ar-DZ"/>
        </w:rPr>
        <w:t>متوفرة</w:t>
      </w:r>
      <w:ins w:id="188" w:author="Moustapha Achoui" w:date="2026-03-11T00:07:00Z" w16du:dateUtc="2026-03-10T23:07:00Z">
        <w:r w:rsidR="00FE3BC8">
          <w:rPr>
            <w:rFonts w:ascii="Simplified Arabic" w:hAnsi="Simplified Arabic" w:cs="Simplified Arabic" w:hint="cs"/>
            <w:noProof/>
            <w:sz w:val="32"/>
            <w:szCs w:val="32"/>
            <w:rtl/>
            <w:lang w:bidi="ar-DZ"/>
          </w:rPr>
          <w:t>؟</w:t>
        </w:r>
      </w:ins>
      <w:r w:rsidRPr="00987250">
        <w:rPr>
          <w:rFonts w:ascii="Simplified Arabic" w:hAnsi="Simplified Arabic" w:cs="Simplified Arabic"/>
          <w:noProof/>
          <w:sz w:val="32"/>
          <w:szCs w:val="32"/>
          <w:lang w:bidi="ar-DZ"/>
        </w:rPr>
        <w:t>.</w:t>
      </w:r>
    </w:p>
    <w:p w14:paraId="18E7986B"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تنعكس الآن نعم يعني.</w:t>
      </w:r>
    </w:p>
    <w:p w14:paraId="07CF037C" w14:textId="107354AE"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نعم انا سجاوب من منظور تخصصي بصراحة، يعني على سبيل المثال يعني نحن نعرف مثلا الصحة لا هي فقط صحة جسديه </w:t>
      </w:r>
      <w:ins w:id="189" w:author="Moustapha Achoui" w:date="2026-03-11T00:08:00Z" w16du:dateUtc="2026-03-10T23:08:00Z">
        <w:r w:rsidR="00FE3BC8">
          <w:rPr>
            <w:rFonts w:ascii="Simplified Arabic" w:hAnsi="Simplified Arabic" w:cs="Simplified Arabic" w:hint="cs"/>
            <w:noProof/>
            <w:sz w:val="32"/>
            <w:szCs w:val="32"/>
            <w:rtl/>
            <w:lang w:bidi="ar-DZ"/>
          </w:rPr>
          <w:t xml:space="preserve">  بل</w:t>
        </w:r>
      </w:ins>
      <w:r w:rsidRPr="00987250">
        <w:rPr>
          <w:rFonts w:ascii="Simplified Arabic" w:hAnsi="Simplified Arabic" w:cs="Simplified Arabic"/>
          <w:noProof/>
          <w:sz w:val="32"/>
          <w:szCs w:val="32"/>
          <w:lang w:bidi="ar-DZ"/>
        </w:rPr>
        <w:t>ايضا صحة نفسية بنفس الوقت. في عندنا مثلا كثير من مرضى السكري، أكيد يعني عيالنا، آبائنا أو أمهاتنا أو يعني مرض</w:t>
      </w:r>
      <w:ins w:id="190" w:author="Moustapha Achoui" w:date="2026-03-11T00:08:00Z" w16du:dateUtc="2026-03-10T23:08:00Z">
        <w:r w:rsidR="00FE3BC8">
          <w:rPr>
            <w:rFonts w:ascii="Simplified Arabic" w:hAnsi="Simplified Arabic" w:cs="Simplified Arabic" w:hint="cs"/>
            <w:noProof/>
            <w:sz w:val="32"/>
            <w:szCs w:val="32"/>
            <w:rtl/>
            <w:lang w:bidi="ar-DZ"/>
          </w:rPr>
          <w:t>ى</w:t>
        </w:r>
      </w:ins>
      <w:r w:rsidRPr="00987250">
        <w:rPr>
          <w:rFonts w:ascii="Simplified Arabic" w:hAnsi="Simplified Arabic" w:cs="Simplified Arabic"/>
          <w:noProof/>
          <w:sz w:val="32"/>
          <w:szCs w:val="32"/>
          <w:lang w:bidi="ar-DZ"/>
        </w:rPr>
        <w:t xml:space="preserve"> بأمراض مزمنة مثل أمراض السكري، نحرف أمراض السكري من الأمراض المزمنة، يعني ليس لها علاج، لكن المريض قد يضطر أن يكون على إنسولين على إبر يعني مدة طويلة، وهذا حاله بحد ذاته </w:t>
      </w:r>
      <w:ins w:id="191" w:author="Moustapha Achoui" w:date="2026-03-11T00:08:00Z" w16du:dateUtc="2026-03-10T23:08:00Z">
        <w:r w:rsidR="00FE3BC8">
          <w:rPr>
            <w:rFonts w:ascii="Simplified Arabic" w:hAnsi="Simplified Arabic" w:cs="Simplified Arabic" w:hint="cs"/>
            <w:noProof/>
            <w:sz w:val="32"/>
            <w:szCs w:val="32"/>
            <w:rtl/>
            <w:lang w:bidi="ar-DZ"/>
          </w:rPr>
          <w:t xml:space="preserve"> يؤثر </w:t>
        </w:r>
      </w:ins>
      <w:del w:id="192" w:author="Moustapha Achoui" w:date="2026-03-11T00:08:00Z" w16du:dateUtc="2026-03-10T23:08:00Z">
        <w:r w:rsidRPr="00987250" w:rsidDel="00FE3BC8">
          <w:rPr>
            <w:rFonts w:ascii="Simplified Arabic" w:hAnsi="Simplified Arabic" w:cs="Simplified Arabic"/>
            <w:noProof/>
            <w:sz w:val="32"/>
            <w:szCs w:val="32"/>
            <w:lang w:bidi="ar-DZ"/>
          </w:rPr>
          <w:delText>يأثر</w:delText>
        </w:r>
      </w:del>
      <w:r w:rsidRPr="00987250">
        <w:rPr>
          <w:rFonts w:ascii="Simplified Arabic" w:hAnsi="Simplified Arabic" w:cs="Simplified Arabic"/>
          <w:noProof/>
          <w:sz w:val="32"/>
          <w:szCs w:val="32"/>
          <w:lang w:bidi="ar-DZ"/>
        </w:rPr>
        <w:t xml:space="preserve"> على نفسية الإنسان.</w:t>
      </w:r>
    </w:p>
    <w:p w14:paraId="2BC571E2" w14:textId="6C884463"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ففعليا نعم، يعني نحن نرى كثير</w:t>
      </w:r>
      <w:ins w:id="193" w:author="Moustapha Achoui" w:date="2026-03-11T00:09:00Z" w16du:dateUtc="2026-03-10T23:09:00Z">
        <w:r w:rsidR="00FE3BC8">
          <w:rPr>
            <w:rFonts w:ascii="Simplified Arabic" w:hAnsi="Simplified Arabic" w:cs="Simplified Arabic" w:hint="cs"/>
            <w:noProof/>
            <w:sz w:val="32"/>
            <w:szCs w:val="32"/>
            <w:rtl/>
            <w:lang w:bidi="ar-DZ"/>
          </w:rPr>
          <w:t>ا</w:t>
        </w:r>
      </w:ins>
      <w:r w:rsidRPr="00987250">
        <w:rPr>
          <w:rFonts w:ascii="Simplified Arabic" w:hAnsi="Simplified Arabic" w:cs="Simplified Arabic"/>
          <w:noProof/>
          <w:sz w:val="32"/>
          <w:szCs w:val="32"/>
          <w:lang w:bidi="ar-DZ"/>
        </w:rPr>
        <w:t xml:space="preserve"> من المرضى السكري، يعني ت</w:t>
      </w:r>
      <w:ins w:id="194" w:author="Moustapha Achoui" w:date="2026-03-11T00:09:00Z" w16du:dateUtc="2026-03-10T23:09:00Z">
        <w:r w:rsidR="00FE3BC8">
          <w:rPr>
            <w:rFonts w:ascii="Simplified Arabic" w:hAnsi="Simplified Arabic" w:cs="Simplified Arabic" w:hint="cs"/>
            <w:noProof/>
            <w:sz w:val="32"/>
            <w:szCs w:val="32"/>
            <w:rtl/>
            <w:lang w:bidi="ar-DZ"/>
          </w:rPr>
          <w:t>ؤ</w:t>
        </w:r>
      </w:ins>
      <w:del w:id="195" w:author="Moustapha Achoui" w:date="2026-03-11T00:09:00Z" w16du:dateUtc="2026-03-10T23:09:00Z">
        <w:r w:rsidRPr="00987250" w:rsidDel="00FE3BC8">
          <w:rPr>
            <w:rFonts w:ascii="Simplified Arabic" w:hAnsi="Simplified Arabic" w:cs="Simplified Arabic"/>
            <w:noProof/>
            <w:sz w:val="32"/>
            <w:szCs w:val="32"/>
            <w:lang w:bidi="ar-DZ"/>
          </w:rPr>
          <w:delText>أ</w:delText>
        </w:r>
      </w:del>
      <w:r w:rsidRPr="00987250">
        <w:rPr>
          <w:rFonts w:ascii="Simplified Arabic" w:hAnsi="Simplified Arabic" w:cs="Simplified Arabic"/>
          <w:noProof/>
          <w:sz w:val="32"/>
          <w:szCs w:val="32"/>
          <w:lang w:bidi="ar-DZ"/>
        </w:rPr>
        <w:t>ثر عليهم كثيرا عندما فعليا يسألهم كيف صحتك النفسية؟ كيف حاسس؟ كيف يتحمم مثلا المر</w:t>
      </w:r>
      <w:ins w:id="196" w:author="Moustapha Achoui" w:date="2026-03-11T00:09:00Z" w16du:dateUtc="2026-03-10T23:09:00Z">
        <w:r w:rsidR="00FE3BC8">
          <w:rPr>
            <w:rFonts w:ascii="Simplified Arabic" w:hAnsi="Simplified Arabic" w:cs="Simplified Arabic" w:hint="cs"/>
            <w:noProof/>
            <w:sz w:val="32"/>
            <w:szCs w:val="32"/>
            <w:rtl/>
            <w:lang w:bidi="ar-DZ"/>
          </w:rPr>
          <w:t>ي</w:t>
        </w:r>
      </w:ins>
      <w:r w:rsidRPr="00987250">
        <w:rPr>
          <w:rFonts w:ascii="Simplified Arabic" w:hAnsi="Simplified Arabic" w:cs="Simplified Arabic"/>
          <w:noProof/>
          <w:sz w:val="32"/>
          <w:szCs w:val="32"/>
          <w:lang w:bidi="ar-DZ"/>
        </w:rPr>
        <w:t>ض؟ عندك أي صعوبات، فهذا عامل مهم جدا، فعندنا مثلا بالمستشفيات في قطر بشكل عام، هذه نقطة جدا إيجابية للأمانة، لأنه دائما تجد اخوتنا المعالجين النفسيين psychologist موجودين.</w:t>
      </w:r>
    </w:p>
    <w:p w14:paraId="50AEA9AA" w14:textId="48DE4A08"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يعني موجودة الخدمة صحيح؟ متوفرة. لو فعليا رأيت مريض السكري يعاني، ليس فقط يجب أن يتابع مع طبيب غدد أو طبيب السكر، لا، ممكن أن تحوله مثلا على الصحة النفسية، ممكن أن تحوله مثلا على ا</w:t>
      </w:r>
      <w:ins w:id="197" w:author="Moustapha Achoui" w:date="2026-03-11T00:09:00Z" w16du:dateUtc="2026-03-10T23:09:00Z">
        <w:r w:rsidR="00FE3BC8">
          <w:rPr>
            <w:rFonts w:ascii="Simplified Arabic" w:hAnsi="Simplified Arabic" w:cs="Simplified Arabic" w:hint="cs"/>
            <w:noProof/>
            <w:sz w:val="32"/>
            <w:szCs w:val="32"/>
            <w:rtl/>
            <w:lang w:bidi="ar-DZ"/>
          </w:rPr>
          <w:t>خصا</w:t>
        </w:r>
      </w:ins>
      <w:del w:id="198" w:author="Moustapha Achoui" w:date="2026-03-11T00:09:00Z" w16du:dateUtc="2026-03-10T23:09:00Z">
        <w:r w:rsidRPr="00987250" w:rsidDel="00FE3BC8">
          <w:rPr>
            <w:rFonts w:ascii="Simplified Arabic" w:hAnsi="Simplified Arabic" w:cs="Simplified Arabic"/>
            <w:noProof/>
            <w:sz w:val="32"/>
            <w:szCs w:val="32"/>
            <w:lang w:bidi="ar-DZ"/>
          </w:rPr>
          <w:delText>ا</w:delText>
        </w:r>
      </w:del>
      <w:r w:rsidRPr="00987250">
        <w:rPr>
          <w:rFonts w:ascii="Simplified Arabic" w:hAnsi="Simplified Arabic" w:cs="Simplified Arabic"/>
          <w:noProof/>
          <w:sz w:val="32"/>
          <w:szCs w:val="32"/>
          <w:lang w:bidi="ar-DZ"/>
        </w:rPr>
        <w:t>ئي نفسي أو على معالج سلوكي</w:t>
      </w:r>
    </w:p>
    <w:p w14:paraId="3232FDC7" w14:textId="77777777" w:rsidR="00FE3BC8" w:rsidRDefault="00212D80" w:rsidP="00BE75AC">
      <w:pPr>
        <w:pStyle w:val="Script"/>
        <w:bidi/>
        <w:rPr>
          <w:ins w:id="199" w:author="Moustapha Achoui" w:date="2026-03-11T00:10:00Z" w16du:dateUtc="2026-03-10T23:10:00Z"/>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lastRenderedPageBreak/>
        <w:t xml:space="preserve">فنعم، فهذه تغذية أو تغذية ايضا، </w:t>
      </w:r>
    </w:p>
    <w:p w14:paraId="57AFD24C" w14:textId="151E5418" w:rsidR="00AD5715" w:rsidRPr="00987250" w:rsidRDefault="00212D80" w:rsidP="00FE3BC8">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فكما ذكر </w:t>
      </w:r>
      <w:del w:id="200" w:author="Moustapha Achoui" w:date="2026-03-11T00:10:00Z" w16du:dateUtc="2026-03-10T23:10:00Z">
        <w:r w:rsidRPr="00987250" w:rsidDel="00FE3BC8">
          <w:rPr>
            <w:rFonts w:ascii="Simplified Arabic" w:hAnsi="Simplified Arabic" w:cs="Simplified Arabic"/>
            <w:noProof/>
            <w:sz w:val="32"/>
            <w:szCs w:val="32"/>
            <w:lang w:bidi="ar-DZ"/>
          </w:rPr>
          <w:delText>ح تفضل</w:delText>
        </w:r>
      </w:del>
      <w:r w:rsidRPr="00987250">
        <w:rPr>
          <w:rFonts w:ascii="Simplified Arabic" w:hAnsi="Simplified Arabic" w:cs="Simplified Arabic"/>
          <w:noProof/>
          <w:sz w:val="32"/>
          <w:szCs w:val="32"/>
          <w:lang w:bidi="ar-DZ"/>
        </w:rPr>
        <w:t xml:space="preserve"> الدكتور </w:t>
      </w:r>
      <w:del w:id="201" w:author="Moustapha Achoui" w:date="2026-03-11T00:10:00Z" w16du:dateUtc="2026-03-10T23:10:00Z">
        <w:r w:rsidRPr="00987250" w:rsidDel="00FE3BC8">
          <w:rPr>
            <w:rFonts w:ascii="Simplified Arabic" w:hAnsi="Simplified Arabic" w:cs="Simplified Arabic"/>
            <w:noProof/>
            <w:sz w:val="32"/>
            <w:szCs w:val="32"/>
            <w:lang w:bidi="ar-DZ"/>
          </w:rPr>
          <w:delText>قبل أنه فعليا</w:delText>
        </w:r>
      </w:del>
      <w:ins w:id="202" w:author="Moustapha Achoui" w:date="2026-03-11T00:10:00Z" w16du:dateUtc="2026-03-10T23:10:00Z">
        <w:r w:rsidR="00FE3BC8">
          <w:rPr>
            <w:rFonts w:ascii="Simplified Arabic" w:hAnsi="Simplified Arabic" w:cs="Simplified Arabic" w:hint="cs"/>
            <w:noProof/>
            <w:sz w:val="32"/>
            <w:szCs w:val="32"/>
            <w:rtl/>
            <w:lang w:bidi="ar-DZ"/>
          </w:rPr>
          <w:t xml:space="preserve"> ينبغي</w:t>
        </w:r>
      </w:ins>
      <w:r w:rsidRPr="00987250">
        <w:rPr>
          <w:rFonts w:ascii="Simplified Arabic" w:hAnsi="Simplified Arabic" w:cs="Simplified Arabic"/>
          <w:noProof/>
          <w:sz w:val="32"/>
          <w:szCs w:val="32"/>
          <w:lang w:bidi="ar-DZ"/>
        </w:rPr>
        <w:t xml:space="preserve"> يعني تقديم الرعاية </w:t>
      </w:r>
      <w:ins w:id="203" w:author="Moustapha Achoui" w:date="2026-03-11T00:11:00Z" w16du:dateUtc="2026-03-10T23:11:00Z">
        <w:r w:rsidR="00FE3BC8">
          <w:rPr>
            <w:rFonts w:ascii="Simplified Arabic" w:hAnsi="Simplified Arabic" w:cs="Simplified Arabic" w:hint="cs"/>
            <w:noProof/>
            <w:sz w:val="32"/>
            <w:szCs w:val="32"/>
            <w:rtl/>
            <w:lang w:bidi="ar-EG"/>
          </w:rPr>
          <w:t>ال</w:t>
        </w:r>
      </w:ins>
      <w:del w:id="204" w:author="Moustapha Achoui" w:date="2026-03-11T00:11:00Z" w16du:dateUtc="2026-03-10T23:11:00Z">
        <w:r w:rsidRPr="00987250" w:rsidDel="00FE3BC8">
          <w:rPr>
            <w:rFonts w:ascii="Simplified Arabic" w:hAnsi="Simplified Arabic" w:cs="Simplified Arabic"/>
            <w:noProof/>
            <w:sz w:val="32"/>
            <w:szCs w:val="32"/>
            <w:lang w:bidi="ar-DZ"/>
          </w:rPr>
          <w:delText>م</w:delText>
        </w:r>
      </w:del>
      <w:r w:rsidRPr="00987250">
        <w:rPr>
          <w:rFonts w:ascii="Simplified Arabic" w:hAnsi="Simplified Arabic" w:cs="Simplified Arabic"/>
          <w:noProof/>
          <w:sz w:val="32"/>
          <w:szCs w:val="32"/>
          <w:lang w:bidi="ar-DZ"/>
        </w:rPr>
        <w:t>توازن</w:t>
      </w:r>
      <w:ins w:id="205" w:author="Moustapha Achoui" w:date="2026-03-11T00:11:00Z" w16du:dateUtc="2026-03-10T23:11:00Z">
        <w:r w:rsidR="00FE3BC8">
          <w:rPr>
            <w:rFonts w:ascii="Simplified Arabic" w:hAnsi="Simplified Arabic" w:cs="Simplified Arabic" w:hint="cs"/>
            <w:noProof/>
            <w:sz w:val="32"/>
            <w:szCs w:val="32"/>
            <w:rtl/>
            <w:lang w:bidi="ar-DZ"/>
          </w:rPr>
          <w:t>ة</w:t>
        </w:r>
      </w:ins>
      <w:r w:rsidRPr="00987250">
        <w:rPr>
          <w:rFonts w:ascii="Simplified Arabic" w:hAnsi="Simplified Arabic" w:cs="Simplified Arabic"/>
          <w:noProof/>
          <w:sz w:val="32"/>
          <w:szCs w:val="32"/>
          <w:lang w:bidi="ar-DZ"/>
        </w:rPr>
        <w:t xml:space="preserve"> مع بعض، يعني في كذا قسم، يعني ليس فقط قسم واحد، وهكذا يعني تفضل.</w:t>
      </w:r>
    </w:p>
    <w:p w14:paraId="0F238AE6" w14:textId="282732F5"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أول شيء أنا أريد أسأل لكي </w:t>
      </w:r>
      <w:ins w:id="206" w:author="Moustapha Achoui" w:date="2026-03-11T00:11:00Z" w16du:dateUtc="2026-03-10T23:11:00Z">
        <w:r w:rsidR="00FE3BC8">
          <w:rPr>
            <w:rFonts w:ascii="Simplified Arabic" w:hAnsi="Simplified Arabic" w:cs="Simplified Arabic" w:hint="cs"/>
            <w:noProof/>
            <w:sz w:val="32"/>
            <w:szCs w:val="32"/>
            <w:rtl/>
            <w:lang w:bidi="ar-DZ"/>
          </w:rPr>
          <w:t xml:space="preserve"> أ</w:t>
        </w:r>
      </w:ins>
      <w:r w:rsidRPr="00987250">
        <w:rPr>
          <w:rFonts w:ascii="Simplified Arabic" w:hAnsi="Simplified Arabic" w:cs="Simplified Arabic"/>
          <w:noProof/>
          <w:sz w:val="32"/>
          <w:szCs w:val="32"/>
          <w:lang w:bidi="ar-DZ"/>
        </w:rPr>
        <w:t>فهم</w:t>
      </w:r>
      <w:del w:id="207" w:author="Moustapha Achoui" w:date="2026-03-11T00:11:00Z" w16du:dateUtc="2026-03-10T23:11:00Z">
        <w:r w:rsidRPr="00987250" w:rsidDel="00FE3BC8">
          <w:rPr>
            <w:rFonts w:ascii="Simplified Arabic" w:hAnsi="Simplified Arabic" w:cs="Simplified Arabic"/>
            <w:noProof/>
            <w:sz w:val="32"/>
            <w:szCs w:val="32"/>
            <w:lang w:bidi="ar-DZ"/>
          </w:rPr>
          <w:delText>ت</w:delText>
        </w:r>
      </w:del>
      <w:r w:rsidRPr="00987250">
        <w:rPr>
          <w:rFonts w:ascii="Simplified Arabic" w:hAnsi="Simplified Arabic" w:cs="Simplified Arabic"/>
          <w:noProof/>
          <w:sz w:val="32"/>
          <w:szCs w:val="32"/>
          <w:lang w:bidi="ar-DZ"/>
        </w:rPr>
        <w:t xml:space="preserve"> السؤال صحيح، أنت سألت هل تنعكس، هل هي متوفرة حاليا أو لا؟ الجواب سيكون نعم أم لا؟ أشعر أنه يعتمد على الجواب</w:t>
      </w:r>
      <w:ins w:id="208" w:author="Moustapha Achoui" w:date="2026-03-11T00:12:00Z" w16du:dateUtc="2026-03-10T23:12:00Z">
        <w:r w:rsidR="00FE3BC8">
          <w:rPr>
            <w:rFonts w:ascii="Simplified Arabic" w:hAnsi="Simplified Arabic" w:cs="Simplified Arabic" w:hint="cs"/>
            <w:noProof/>
            <w:sz w:val="32"/>
            <w:szCs w:val="32"/>
            <w:rtl/>
            <w:lang w:bidi="ar-DZ"/>
          </w:rPr>
          <w:t>:</w:t>
        </w:r>
      </w:ins>
      <w:r w:rsidRPr="00987250">
        <w:rPr>
          <w:rFonts w:ascii="Simplified Arabic" w:hAnsi="Simplified Arabic" w:cs="Simplified Arabic"/>
          <w:noProof/>
          <w:sz w:val="32"/>
          <w:szCs w:val="32"/>
          <w:lang w:bidi="ar-DZ"/>
        </w:rPr>
        <w:t xml:space="preserve"> نعم، متوفر، لكن لا ليس متوفرا، لأنه هو يعتمد على المقدم نفسه لو كان أنا كأخصائي مثلا أقدم الرعاية لشخص، على حسب أنا هل هذه الركائز هذه الخمسة رأيتها متوفرة. محتاجها الشخص وكان يتكلم عنها، سوف أعزز فيها، وسأعطي من هذه الركائز، اننا سوف نتكلم فيها ونتناقش عنها، لكن لا، ليست موجودة لأنه ما زالت هناك ركائز هنا تنقص.</w:t>
      </w:r>
    </w:p>
    <w:p w14:paraId="61945280" w14:textId="201A71A6"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يعني مثلا </w:t>
      </w:r>
      <w:del w:id="209" w:author="Moustapha Achoui" w:date="2026-03-11T00:13:00Z" w16du:dateUtc="2026-03-10T23:13:00Z">
        <w:r w:rsidRPr="00987250" w:rsidDel="00E51C4B">
          <w:rPr>
            <w:rFonts w:ascii="Simplified Arabic" w:hAnsi="Simplified Arabic" w:cs="Simplified Arabic"/>
            <w:noProof/>
            <w:sz w:val="32"/>
            <w:szCs w:val="32"/>
            <w:lang w:bidi="ar-DZ"/>
          </w:rPr>
          <w:delText xml:space="preserve">سأأني </w:delText>
        </w:r>
      </w:del>
      <w:r w:rsidRPr="00987250">
        <w:rPr>
          <w:rFonts w:ascii="Simplified Arabic" w:hAnsi="Simplified Arabic" w:cs="Simplified Arabic"/>
          <w:noProof/>
          <w:sz w:val="32"/>
          <w:szCs w:val="32"/>
          <w:lang w:bidi="ar-DZ"/>
        </w:rPr>
        <w:t xml:space="preserve">مثلا في العيادة جاء مريض اكتئاب. أنا لن أسأل عن الركائز الروحية ولا حتى </w:t>
      </w:r>
      <w:del w:id="210" w:author="Moustapha Achoui" w:date="2026-03-11T00:13:00Z" w16du:dateUtc="2026-03-10T23:13:00Z">
        <w:r w:rsidRPr="00987250" w:rsidDel="00E51C4B">
          <w:rPr>
            <w:rFonts w:ascii="Simplified Arabic" w:hAnsi="Simplified Arabic" w:cs="Simplified Arabic"/>
            <w:noProof/>
            <w:sz w:val="32"/>
            <w:szCs w:val="32"/>
            <w:lang w:bidi="ar-DZ"/>
          </w:rPr>
          <w:delText xml:space="preserve">أض له طاري </w:delText>
        </w:r>
      </w:del>
      <w:ins w:id="211" w:author="Moustapha Achoui" w:date="2026-03-11T00:13:00Z" w16du:dateUtc="2026-03-10T23:13:00Z">
        <w:r w:rsidR="00E51C4B">
          <w:rPr>
            <w:rFonts w:ascii="Simplified Arabic" w:hAnsi="Simplified Arabic" w:cs="Simplified Arabic" w:hint="cs"/>
            <w:noProof/>
            <w:sz w:val="32"/>
            <w:szCs w:val="32"/>
            <w:rtl/>
            <w:lang w:bidi="ar-DZ"/>
          </w:rPr>
          <w:t xml:space="preserve"> عن</w:t>
        </w:r>
      </w:ins>
      <w:r w:rsidRPr="00987250">
        <w:rPr>
          <w:rFonts w:ascii="Simplified Arabic" w:hAnsi="Simplified Arabic" w:cs="Simplified Arabic"/>
          <w:noProof/>
          <w:sz w:val="32"/>
          <w:szCs w:val="32"/>
          <w:lang w:bidi="ar-DZ"/>
        </w:rPr>
        <w:t>كيف حياتك، كيف صلاتك، كيف عباداتك</w:t>
      </w:r>
      <w:ins w:id="212" w:author="Moustapha Achoui" w:date="2026-03-11T00:14:00Z" w16du:dateUtc="2026-03-10T23:14:00Z">
        <w:r w:rsidR="00E51C4B">
          <w:rPr>
            <w:rFonts w:ascii="Simplified Arabic" w:hAnsi="Simplified Arabic" w:cs="Simplified Arabic" w:hint="cs"/>
            <w:noProof/>
            <w:sz w:val="32"/>
            <w:szCs w:val="32"/>
            <w:rtl/>
            <w:lang w:bidi="ar-DZ"/>
          </w:rPr>
          <w:t>؟</w:t>
        </w:r>
      </w:ins>
      <w:ins w:id="213" w:author="Moustapha Achoui" w:date="2026-03-11T00:15:00Z" w16du:dateUtc="2026-03-10T23:15:00Z">
        <w:r w:rsidR="00E51C4B">
          <w:rPr>
            <w:rFonts w:ascii="Simplified Arabic" w:hAnsi="Simplified Arabic" w:cs="Simplified Arabic" w:hint="cs"/>
            <w:noProof/>
            <w:sz w:val="32"/>
            <w:szCs w:val="32"/>
            <w:rtl/>
            <w:lang w:bidi="ar-DZ"/>
          </w:rPr>
          <w:t>ف</w:t>
        </w:r>
        <w:r w:rsidR="00E51C4B" w:rsidRPr="00987250">
          <w:rPr>
            <w:rFonts w:ascii="Simplified Arabic" w:hAnsi="Simplified Arabic" w:cs="Simplified Arabic"/>
            <w:noProof/>
            <w:sz w:val="32"/>
            <w:szCs w:val="32"/>
            <w:lang w:bidi="ar-DZ"/>
          </w:rPr>
          <w:t xml:space="preserve"> </w:t>
        </w:r>
      </w:ins>
      <w:r w:rsidRPr="00987250">
        <w:rPr>
          <w:rFonts w:ascii="Simplified Arabic" w:hAnsi="Simplified Arabic" w:cs="Simplified Arabic"/>
          <w:noProof/>
          <w:sz w:val="32"/>
          <w:szCs w:val="32"/>
          <w:lang w:bidi="ar-DZ"/>
        </w:rPr>
        <w:t>، ف</w:t>
      </w:r>
      <w:ins w:id="214" w:author="Moustapha Achoui" w:date="2026-03-11T00:14:00Z" w16du:dateUtc="2026-03-10T23:14:00Z">
        <w:r w:rsidR="00E51C4B">
          <w:rPr>
            <w:rFonts w:ascii="Simplified Arabic" w:hAnsi="Simplified Arabic" w:cs="Simplified Arabic" w:hint="cs"/>
            <w:noProof/>
            <w:sz w:val="32"/>
            <w:szCs w:val="32"/>
            <w:rtl/>
            <w:lang w:bidi="ar-DZ"/>
          </w:rPr>
          <w:t>ه</w:t>
        </w:r>
      </w:ins>
      <w:ins w:id="215" w:author="Moustapha Achoui" w:date="2026-03-11T00:15:00Z" w16du:dateUtc="2026-03-10T23:15:00Z">
        <w:r w:rsidR="00E51C4B">
          <w:rPr>
            <w:rFonts w:ascii="Simplified Arabic" w:hAnsi="Simplified Arabic" w:cs="Simplified Arabic" w:hint="cs"/>
            <w:noProof/>
            <w:sz w:val="32"/>
            <w:szCs w:val="32"/>
            <w:rtl/>
            <w:lang w:bidi="ar-DZ"/>
          </w:rPr>
          <w:t xml:space="preserve">ل هي </w:t>
        </w:r>
      </w:ins>
      <w:r w:rsidRPr="00987250">
        <w:rPr>
          <w:rFonts w:ascii="Simplified Arabic" w:hAnsi="Simplified Arabic" w:cs="Simplified Arabic"/>
          <w:noProof/>
          <w:sz w:val="32"/>
          <w:szCs w:val="32"/>
          <w:lang w:bidi="ar-DZ"/>
        </w:rPr>
        <w:t>موجودة</w:t>
      </w:r>
      <w:ins w:id="216" w:author="Moustapha Achoui" w:date="2026-03-11T00:15:00Z" w16du:dateUtc="2026-03-10T23:15:00Z">
        <w:r w:rsidR="00E51C4B">
          <w:rPr>
            <w:rFonts w:ascii="Simplified Arabic" w:hAnsi="Simplified Arabic" w:cs="Simplified Arabic" w:hint="cs"/>
            <w:noProof/>
            <w:sz w:val="32"/>
            <w:szCs w:val="32"/>
            <w:rtl/>
            <w:lang w:bidi="ar-DZ"/>
          </w:rPr>
          <w:t>؟</w:t>
        </w:r>
      </w:ins>
      <w:r w:rsidRPr="00987250">
        <w:rPr>
          <w:rFonts w:ascii="Simplified Arabic" w:hAnsi="Simplified Arabic" w:cs="Simplified Arabic"/>
          <w:noProof/>
          <w:sz w:val="32"/>
          <w:szCs w:val="32"/>
          <w:lang w:bidi="ar-DZ"/>
        </w:rPr>
        <w:t xml:space="preserve">، لكن ليست موجودة </w:t>
      </w:r>
      <w:ins w:id="217" w:author="Moustapha Achoui" w:date="2026-03-11T00:15:00Z" w16du:dateUtc="2026-03-10T23:15:00Z">
        <w:r w:rsidR="00E51C4B">
          <w:rPr>
            <w:rFonts w:ascii="Simplified Arabic" w:hAnsi="Simplified Arabic" w:cs="Simplified Arabic" w:hint="cs"/>
            <w:noProof/>
            <w:sz w:val="32"/>
            <w:szCs w:val="32"/>
            <w:rtl/>
            <w:lang w:bidi="ar-DZ"/>
          </w:rPr>
          <w:t xml:space="preserve"> بل </w:t>
        </w:r>
      </w:ins>
      <w:r w:rsidRPr="00987250">
        <w:rPr>
          <w:rFonts w:ascii="Simplified Arabic" w:hAnsi="Simplified Arabic" w:cs="Simplified Arabic"/>
          <w:noProof/>
          <w:sz w:val="32"/>
          <w:szCs w:val="32"/>
          <w:lang w:bidi="ar-DZ"/>
        </w:rPr>
        <w:t xml:space="preserve">على حسب المقدم نفسه. لكن كمتلقي لا أستطيع أن أقول نعم أو لا، لأنه هو على عاتق المتلقي فقط، يعني أنت نفسك، أنت المفروض أن تبادر تخرج ركائز هذه </w:t>
      </w:r>
      <w:ins w:id="218" w:author="Moustapha Achoui" w:date="2026-03-11T00:16:00Z" w16du:dateUtc="2026-03-10T23:16:00Z">
        <w:r w:rsidR="00E51C4B">
          <w:rPr>
            <w:rFonts w:ascii="Simplified Arabic" w:hAnsi="Simplified Arabic" w:cs="Simplified Arabic" w:hint="cs"/>
            <w:noProof/>
            <w:sz w:val="32"/>
            <w:szCs w:val="32"/>
            <w:rtl/>
            <w:lang w:bidi="ar-DZ"/>
          </w:rPr>
          <w:t xml:space="preserve"> </w:t>
        </w:r>
      </w:ins>
      <w:ins w:id="219" w:author="Moustapha Achoui" w:date="2026-03-11T00:15:00Z" w16du:dateUtc="2026-03-10T23:15:00Z">
        <w:r w:rsidR="00E51C4B">
          <w:rPr>
            <w:rFonts w:ascii="Simplified Arabic" w:hAnsi="Simplified Arabic" w:cs="Simplified Arabic" w:hint="cs"/>
            <w:noProof/>
            <w:sz w:val="32"/>
            <w:szCs w:val="32"/>
            <w:rtl/>
            <w:lang w:bidi="ar-DZ"/>
          </w:rPr>
          <w:t>الركا</w:t>
        </w:r>
      </w:ins>
      <w:ins w:id="220" w:author="Moustapha Achoui" w:date="2026-03-11T00:16:00Z" w16du:dateUtc="2026-03-10T23:16:00Z">
        <w:r w:rsidR="00E51C4B">
          <w:rPr>
            <w:rFonts w:ascii="Simplified Arabic" w:hAnsi="Simplified Arabic" w:cs="Simplified Arabic" w:hint="cs"/>
            <w:noProof/>
            <w:sz w:val="32"/>
            <w:szCs w:val="32"/>
            <w:rtl/>
            <w:lang w:bidi="ar-DZ"/>
          </w:rPr>
          <w:t xml:space="preserve">ئز </w:t>
        </w:r>
      </w:ins>
      <w:r w:rsidRPr="00987250">
        <w:rPr>
          <w:rFonts w:ascii="Simplified Arabic" w:hAnsi="Simplified Arabic" w:cs="Simplified Arabic"/>
          <w:noProof/>
          <w:sz w:val="32"/>
          <w:szCs w:val="32"/>
          <w:lang w:bidi="ar-DZ"/>
        </w:rPr>
        <w:t>الخمسة، أنا لو ذهبت حق الدكتور أسأله هل هذا له دور؟ هل هذا له دور؟ فأشعر كمتلقي لا أستطيع أن أحكم لأنه يعتمد على المتلقي نفسه.</w:t>
      </w:r>
    </w:p>
    <w:p w14:paraId="122DD424" w14:textId="77777777" w:rsidR="00AD5715" w:rsidRPr="00E51C4B" w:rsidRDefault="00212D80" w:rsidP="00BE75AC">
      <w:pPr>
        <w:pStyle w:val="Script"/>
        <w:bidi/>
        <w:rPr>
          <w:rFonts w:ascii="Simplified Arabic" w:hAnsi="Simplified Arabic" w:cs="Simplified Arabic"/>
          <w:noProof/>
          <w:color w:val="EE0000"/>
          <w:sz w:val="32"/>
          <w:szCs w:val="32"/>
          <w:lang w:bidi="ar-DZ"/>
          <w:rPrChange w:id="221" w:author="Moustapha Achoui" w:date="2026-03-11T00:16:00Z" w16du:dateUtc="2026-03-10T23:16:00Z">
            <w:rPr>
              <w:rFonts w:ascii="Simplified Arabic" w:hAnsi="Simplified Arabic" w:cs="Simplified Arabic"/>
              <w:noProof/>
              <w:sz w:val="32"/>
              <w:szCs w:val="32"/>
              <w:lang w:bidi="ar-DZ"/>
            </w:rPr>
          </w:rPrChange>
        </w:rPr>
      </w:pPr>
      <w:r w:rsidRPr="00987250">
        <w:rPr>
          <w:rFonts w:ascii="Simplified Arabic" w:hAnsi="Simplified Arabic" w:cs="Simplified Arabic"/>
          <w:noProof/>
          <w:sz w:val="32"/>
          <w:szCs w:val="32"/>
          <w:lang w:bidi="ar-DZ"/>
        </w:rPr>
        <w:t xml:space="preserve">لكن كمقدم رعاية على حسب الأشخاص، يعني كل إنسان يستطيع أن يصل المعلومة، أو كيف يستطيع أن يعزز الركائز الخمسة للمتلقين نفسهم، فأشعر أنه موجود، </w:t>
      </w:r>
      <w:r w:rsidRPr="00E51C4B">
        <w:rPr>
          <w:rFonts w:ascii="Simplified Arabic" w:hAnsi="Simplified Arabic" w:cs="Simplified Arabic"/>
          <w:noProof/>
          <w:color w:val="EE0000"/>
          <w:sz w:val="32"/>
          <w:szCs w:val="32"/>
          <w:rtl/>
          <w:lang w:bidi="ar-DZ"/>
          <w:rPrChange w:id="222" w:author="Moustapha Achoui" w:date="2026-03-11T00:16:00Z" w16du:dateUtc="2026-03-10T23:16:00Z">
            <w:rPr>
              <w:rFonts w:ascii="Simplified Arabic" w:hAnsi="Simplified Arabic" w:cs="Simplified Arabic"/>
              <w:noProof/>
              <w:sz w:val="32"/>
              <w:szCs w:val="32"/>
              <w:rtl/>
              <w:lang w:bidi="ar-DZ"/>
            </w:rPr>
          </w:rPrChange>
        </w:rPr>
        <w:t>لكن ليس موجودا</w:t>
      </w:r>
      <w:r w:rsidRPr="00E51C4B">
        <w:rPr>
          <w:rFonts w:ascii="Simplified Arabic" w:hAnsi="Simplified Arabic" w:cs="Simplified Arabic"/>
          <w:noProof/>
          <w:color w:val="EE0000"/>
          <w:sz w:val="32"/>
          <w:szCs w:val="32"/>
          <w:lang w:bidi="ar-DZ"/>
          <w:rPrChange w:id="223" w:author="Moustapha Achoui" w:date="2026-03-11T00:16:00Z" w16du:dateUtc="2026-03-10T23:16:00Z">
            <w:rPr>
              <w:rFonts w:ascii="Simplified Arabic" w:hAnsi="Simplified Arabic" w:cs="Simplified Arabic"/>
              <w:noProof/>
              <w:sz w:val="32"/>
              <w:szCs w:val="32"/>
              <w:lang w:bidi="ar-DZ"/>
            </w:rPr>
          </w:rPrChange>
        </w:rPr>
        <w:t>.</w:t>
      </w:r>
    </w:p>
    <w:p w14:paraId="6A4BFB97" w14:textId="77777777" w:rsidR="00E51C4B" w:rsidRDefault="00212D80" w:rsidP="00BE75AC">
      <w:pPr>
        <w:pStyle w:val="Script"/>
        <w:bidi/>
        <w:rPr>
          <w:ins w:id="224" w:author="Moustapha Achoui" w:date="2026-03-11T00:17:00Z" w16du:dateUtc="2026-03-10T23:17:00Z"/>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t>تفضلي. ممكن تكلمي كمقدمة لل</w:t>
      </w:r>
      <w:ins w:id="225" w:author="Moustapha Achoui" w:date="2026-03-11T00:17:00Z" w16du:dateUtc="2026-03-10T23:17:00Z">
        <w:r w:rsidR="00E51C4B">
          <w:rPr>
            <w:rFonts w:ascii="Simplified Arabic" w:hAnsi="Simplified Arabic" w:cs="Simplified Arabic" w:hint="cs"/>
            <w:noProof/>
            <w:sz w:val="32"/>
            <w:szCs w:val="32"/>
            <w:rtl/>
            <w:lang w:bidi="ar-DZ"/>
          </w:rPr>
          <w:t>خدمة</w:t>
        </w:r>
      </w:ins>
      <w:del w:id="226" w:author="Moustapha Achoui" w:date="2026-03-11T00:17:00Z" w16du:dateUtc="2026-03-10T23:17:00Z">
        <w:r w:rsidRPr="00987250" w:rsidDel="00E51C4B">
          <w:rPr>
            <w:rFonts w:ascii="Simplified Arabic" w:hAnsi="Simplified Arabic" w:cs="Simplified Arabic"/>
            <w:noProof/>
            <w:sz w:val="32"/>
            <w:szCs w:val="32"/>
            <w:lang w:bidi="ar-DZ"/>
          </w:rPr>
          <w:delText>رئاسة</w:delText>
        </w:r>
      </w:del>
      <w:r w:rsidRPr="00987250">
        <w:rPr>
          <w:rFonts w:ascii="Simplified Arabic" w:hAnsi="Simplified Arabic" w:cs="Simplified Arabic"/>
          <w:noProof/>
          <w:sz w:val="32"/>
          <w:szCs w:val="32"/>
          <w:lang w:bidi="ar-DZ"/>
        </w:rPr>
        <w:t xml:space="preserve"> وممكن كمستخدمة. </w:t>
      </w:r>
    </w:p>
    <w:p w14:paraId="0330222D" w14:textId="5647FB55" w:rsidR="00AD5715" w:rsidRPr="00987250" w:rsidRDefault="00212D80" w:rsidP="00E51C4B">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أتكلم كمستخدمة. نعم. كمستخدمة صراحة أرى تطور في المستشفيات، من ناحية أن</w:t>
      </w:r>
      <w:ins w:id="227" w:author="Moustapha Achoui" w:date="2026-03-11T00:17:00Z" w16du:dateUtc="2026-03-10T23:17:00Z">
        <w:r w:rsidR="00E51C4B">
          <w:rPr>
            <w:rFonts w:ascii="Simplified Arabic" w:hAnsi="Simplified Arabic" w:cs="Simplified Arabic" w:hint="cs"/>
            <w:noProof/>
            <w:sz w:val="32"/>
            <w:szCs w:val="32"/>
            <w:rtl/>
            <w:lang w:bidi="ar-DZ"/>
          </w:rPr>
          <w:t>هم</w:t>
        </w:r>
      </w:ins>
      <w:r w:rsidRPr="00987250">
        <w:rPr>
          <w:rFonts w:ascii="Simplified Arabic" w:hAnsi="Simplified Arabic" w:cs="Simplified Arabic"/>
          <w:noProof/>
          <w:sz w:val="32"/>
          <w:szCs w:val="32"/>
          <w:lang w:bidi="ar-DZ"/>
        </w:rPr>
        <w:t xml:space="preserve"> يتطورون من ناحية يركزون على هذه الركائز، حتى الركائز الروحية صاروا يتعمقون من الموضوع النفسي أن يربطونه بالدين أكثر، لدرجة أن المت</w:t>
      </w:r>
      <w:ins w:id="228" w:author="Moustapha Achoui" w:date="2026-03-11T00:17:00Z" w16du:dateUtc="2026-03-10T23:17:00Z">
        <w:r w:rsidR="00E51C4B">
          <w:rPr>
            <w:rFonts w:ascii="Simplified Arabic" w:hAnsi="Simplified Arabic" w:cs="Simplified Arabic" w:hint="cs"/>
            <w:noProof/>
            <w:sz w:val="32"/>
            <w:szCs w:val="32"/>
            <w:rtl/>
            <w:lang w:bidi="ar-DZ"/>
          </w:rPr>
          <w:t>ل</w:t>
        </w:r>
      </w:ins>
      <w:del w:id="229" w:author="Moustapha Achoui" w:date="2026-03-11T00:17:00Z" w16du:dateUtc="2026-03-10T23:17:00Z">
        <w:r w:rsidRPr="00987250" w:rsidDel="00E51C4B">
          <w:rPr>
            <w:rFonts w:ascii="Simplified Arabic" w:hAnsi="Simplified Arabic" w:cs="Simplified Arabic"/>
            <w:noProof/>
            <w:sz w:val="32"/>
            <w:szCs w:val="32"/>
            <w:lang w:bidi="ar-DZ"/>
          </w:rPr>
          <w:delText>ر</w:delText>
        </w:r>
      </w:del>
      <w:r w:rsidRPr="00987250">
        <w:rPr>
          <w:rFonts w:ascii="Simplified Arabic" w:hAnsi="Simplified Arabic" w:cs="Simplified Arabic"/>
          <w:noProof/>
          <w:sz w:val="32"/>
          <w:szCs w:val="32"/>
          <w:lang w:bidi="ar-DZ"/>
        </w:rPr>
        <w:t xml:space="preserve">قي اذا معلوماته محدودة، </w:t>
      </w:r>
      <w:r w:rsidRPr="00987250">
        <w:rPr>
          <w:rFonts w:ascii="Simplified Arabic" w:hAnsi="Simplified Arabic" w:cs="Simplified Arabic"/>
          <w:noProof/>
          <w:sz w:val="32"/>
          <w:szCs w:val="32"/>
          <w:lang w:bidi="ar-DZ"/>
        </w:rPr>
        <w:lastRenderedPageBreak/>
        <w:t xml:space="preserve">يعني ليس عنده إلا الدين مثلا، ليس لديه شهادة، فيتواصلون معه من ناحية بالدين، </w:t>
      </w:r>
      <w:del w:id="230" w:author="Moustapha Achoui" w:date="2026-03-11T00:18:00Z" w16du:dateUtc="2026-03-10T23:18:00Z">
        <w:r w:rsidRPr="00987250" w:rsidDel="00E51C4B">
          <w:rPr>
            <w:rFonts w:ascii="Simplified Arabic" w:hAnsi="Simplified Arabic" w:cs="Simplified Arabic"/>
            <w:noProof/>
            <w:sz w:val="32"/>
            <w:szCs w:val="32"/>
            <w:lang w:bidi="ar-DZ"/>
          </w:rPr>
          <w:delText xml:space="preserve">أن تشرعون </w:delText>
        </w:r>
      </w:del>
      <w:ins w:id="231" w:author="Moustapha Achoui" w:date="2026-03-11T00:18:00Z" w16du:dateUtc="2026-03-10T23:18:00Z">
        <w:r w:rsidR="00E51C4B">
          <w:rPr>
            <w:rFonts w:ascii="Simplified Arabic" w:hAnsi="Simplified Arabic" w:cs="Simplified Arabic" w:hint="cs"/>
            <w:noProof/>
            <w:sz w:val="32"/>
            <w:szCs w:val="32"/>
            <w:rtl/>
            <w:lang w:bidi="ar-DZ"/>
          </w:rPr>
          <w:t xml:space="preserve"> </w:t>
        </w:r>
      </w:ins>
      <w:r w:rsidRPr="00987250">
        <w:rPr>
          <w:rFonts w:ascii="Simplified Arabic" w:hAnsi="Simplified Arabic" w:cs="Simplified Arabic"/>
          <w:noProof/>
          <w:sz w:val="32"/>
          <w:szCs w:val="32"/>
          <w:lang w:bidi="ar-DZ"/>
        </w:rPr>
        <w:t>يعني تتقبل موضوع المرض من ناحية الدين، قضاء وقدر، فأنا ألاحظ في المستشفيات كمراجعة أنهم يتطورون من هذه الناحية أنهم يتطورون بهذه الخدمات من ناحية يركزون على كل شيء، فهذا تطور ملحوظ صراحة.</w:t>
      </w:r>
    </w:p>
    <w:p w14:paraId="12D3959B" w14:textId="77777777" w:rsidR="00E51C4B" w:rsidRDefault="00212D80" w:rsidP="00BE75AC">
      <w:pPr>
        <w:pStyle w:val="Script"/>
        <w:bidi/>
        <w:rPr>
          <w:ins w:id="232" w:author="Moustapha Achoui" w:date="2026-03-11T00:18:00Z" w16du:dateUtc="2026-03-10T23:18:00Z"/>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t xml:space="preserve">هذا الشيء جيد. </w:t>
      </w:r>
    </w:p>
    <w:p w14:paraId="44CFA0E0" w14:textId="77777777" w:rsidR="00E51C4B" w:rsidRDefault="00212D80" w:rsidP="00E51C4B">
      <w:pPr>
        <w:pStyle w:val="Script"/>
        <w:bidi/>
        <w:rPr>
          <w:ins w:id="233" w:author="Moustapha Achoui" w:date="2026-03-11T00:18:00Z" w16du:dateUtc="2026-03-10T23:18:00Z"/>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t xml:space="preserve">تفضلي. </w:t>
      </w:r>
    </w:p>
    <w:p w14:paraId="62A8F2B1" w14:textId="77777777" w:rsidR="00E51C4B" w:rsidRDefault="00212D80" w:rsidP="00E51C4B">
      <w:pPr>
        <w:pStyle w:val="Script"/>
        <w:bidi/>
        <w:rPr>
          <w:ins w:id="234" w:author="Moustapha Achoui" w:date="2026-03-11T00:18:00Z" w16du:dateUtc="2026-03-10T23:18:00Z"/>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t xml:space="preserve">آه نفس كلام زميلتي. </w:t>
      </w:r>
    </w:p>
    <w:p w14:paraId="689BDB8E" w14:textId="6E2596DB" w:rsidR="00AD5715" w:rsidRPr="00987250" w:rsidRDefault="00212D80" w:rsidP="00E51C4B">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كمستخدمة؟ كمستخدمة. نعم، كمستخدمة نفس كلامها. أتوقع في الركيزة العاطفية يركزون على توازن بين For example يعني يجب أن نراعي في الركيزة العاطفية، هل متلقي هناك أسئلة ممكن الطبيب يسألها، هل أنت مدخن؟ هل أنت يعني يجب أن يوازن بين أسئلته، فأنا أرى أن هناك موازنة على حسب الشخص background له، وبعد نفس كلام </w:t>
      </w:r>
      <w:del w:id="235" w:author="Moustapha Achoui" w:date="2026-03-11T00:19:00Z" w16du:dateUtc="2026-03-10T23:19:00Z">
        <w:r w:rsidRPr="00987250" w:rsidDel="00E51C4B">
          <w:rPr>
            <w:rFonts w:ascii="Simplified Arabic" w:hAnsi="Simplified Arabic" w:cs="Simplified Arabic"/>
            <w:noProof/>
            <w:sz w:val="32"/>
            <w:szCs w:val="32"/>
            <w:lang w:bidi="ar-DZ"/>
          </w:rPr>
          <w:delText>زميلتي، لا، ليس لدي إضافة.</w:delText>
        </w:r>
      </w:del>
    </w:p>
    <w:p w14:paraId="3E42D42B"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طيب.</w:t>
      </w:r>
    </w:p>
    <w:p w14:paraId="24D25096"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ليس لدي شيء ولا.</w:t>
      </w:r>
    </w:p>
    <w:p w14:paraId="336A519A" w14:textId="6274E49F"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كمستخدمة أو كمقدمة؟ أنا أقول </w:t>
      </w:r>
      <w:del w:id="236" w:author="Moustapha Achoui" w:date="2026-03-11T00:19:00Z" w16du:dateUtc="2026-03-10T23:19:00Z">
        <w:r w:rsidRPr="00987250" w:rsidDel="00E51C4B">
          <w:rPr>
            <w:rFonts w:ascii="Simplified Arabic" w:hAnsi="Simplified Arabic" w:cs="Simplified Arabic"/>
            <w:noProof/>
            <w:sz w:val="32"/>
            <w:szCs w:val="32"/>
            <w:lang w:bidi="ar-DZ"/>
          </w:rPr>
          <w:delText>رم</w:delText>
        </w:r>
      </w:del>
      <w:r w:rsidRPr="00987250">
        <w:rPr>
          <w:rFonts w:ascii="Simplified Arabic" w:hAnsi="Simplified Arabic" w:cs="Simplified Arabic"/>
          <w:noProof/>
          <w:sz w:val="32"/>
          <w:szCs w:val="32"/>
          <w:lang w:bidi="ar-DZ"/>
        </w:rPr>
        <w:t>، كيف أرى المرضى عندما يأتون لنا؟</w:t>
      </w:r>
    </w:p>
    <w:p w14:paraId="10C942E3" w14:textId="6C669EF3"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أوكي، عندما المريض يأتي يكون يعني على الأغلب عنده خلل في واحدة من الركائز، لذا ي</w:t>
      </w:r>
      <w:del w:id="237" w:author="Moustapha Achoui" w:date="2026-03-11T00:22:00Z" w16du:dateUtc="2026-03-10T23:22:00Z">
        <w:r w:rsidRPr="00987250" w:rsidDel="00E51C4B">
          <w:rPr>
            <w:rFonts w:ascii="Simplified Arabic" w:hAnsi="Simplified Arabic" w:cs="Simplified Arabic"/>
            <w:noProof/>
            <w:sz w:val="32"/>
            <w:szCs w:val="32"/>
            <w:lang w:bidi="ar-DZ"/>
          </w:rPr>
          <w:delText>حتاج</w:delText>
        </w:r>
      </w:del>
      <w:r w:rsidRPr="00987250">
        <w:rPr>
          <w:rFonts w:ascii="Simplified Arabic" w:hAnsi="Simplified Arabic" w:cs="Simplified Arabic"/>
          <w:noProof/>
          <w:sz w:val="32"/>
          <w:szCs w:val="32"/>
          <w:lang w:bidi="ar-DZ"/>
        </w:rPr>
        <w:t xml:space="preserve"> psychologist ولا يحتاج dietitian. فنحن يعني نوازن له هذا الشيء، وأكيد </w:t>
      </w:r>
      <w:del w:id="238" w:author="Moustapha Achoui" w:date="2026-03-11T00:22:00Z" w16du:dateUtc="2026-03-10T23:22:00Z">
        <w:r w:rsidRPr="00987250" w:rsidDel="00E51C4B">
          <w:rPr>
            <w:rFonts w:ascii="Simplified Arabic" w:hAnsi="Simplified Arabic" w:cs="Simplified Arabic"/>
            <w:noProof/>
            <w:sz w:val="32"/>
            <w:szCs w:val="32"/>
            <w:lang w:bidi="ar-DZ"/>
          </w:rPr>
          <w:delText>يكون متوفر يعني.</w:delText>
        </w:r>
      </w:del>
      <w:ins w:id="239" w:author="Moustapha Achoui" w:date="2026-03-11T00:22:00Z" w16du:dateUtc="2026-03-10T23:22:00Z">
        <w:r w:rsidR="00E51C4B">
          <w:rPr>
            <w:rFonts w:ascii="Simplified Arabic" w:hAnsi="Simplified Arabic" w:cs="Simplified Arabic" w:hint="cs"/>
            <w:noProof/>
            <w:sz w:val="32"/>
            <w:szCs w:val="32"/>
            <w:rtl/>
            <w:lang w:bidi="ar-DZ"/>
          </w:rPr>
          <w:t>ينبغي أن يكون متوافرا</w:t>
        </w:r>
      </w:ins>
    </w:p>
    <w:p w14:paraId="1417ABF3" w14:textId="1558842E"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أنا بس بدي أحكي أنه أنا حكيت بالبداية </w:t>
      </w:r>
      <w:del w:id="240" w:author="Moustapha Achoui" w:date="2026-03-11T00:22:00Z" w16du:dateUtc="2026-03-10T23:22:00Z">
        <w:r w:rsidRPr="00987250" w:rsidDel="00A664E6">
          <w:rPr>
            <w:rFonts w:ascii="Simplified Arabic" w:hAnsi="Simplified Arabic" w:cs="Simplified Arabic"/>
            <w:noProof/>
            <w:sz w:val="32"/>
            <w:szCs w:val="32"/>
            <w:lang w:bidi="ar-DZ"/>
          </w:rPr>
          <w:delText>ك</w:delText>
        </w:r>
      </w:del>
      <w:r w:rsidRPr="00987250">
        <w:rPr>
          <w:rFonts w:ascii="Simplified Arabic" w:hAnsi="Simplified Arabic" w:cs="Simplified Arabic"/>
          <w:noProof/>
          <w:sz w:val="32"/>
          <w:szCs w:val="32"/>
          <w:lang w:bidi="ar-DZ"/>
        </w:rPr>
        <w:t>مثلا</w:t>
      </w:r>
      <w:ins w:id="241" w:author="Moustapha Achoui" w:date="2026-03-11T00:22:00Z" w16du:dateUtc="2026-03-10T23:22:00Z">
        <w:r w:rsidR="00A664E6">
          <w:rPr>
            <w:rFonts w:ascii="Simplified Arabic" w:hAnsi="Simplified Arabic" w:cs="Simplified Arabic" w:hint="cs"/>
            <w:noProof/>
            <w:sz w:val="32"/>
            <w:szCs w:val="32"/>
            <w:rtl/>
            <w:lang w:bidi="ar-DZ"/>
          </w:rPr>
          <w:t xml:space="preserve"> </w:t>
        </w:r>
      </w:ins>
      <w:r w:rsidRPr="00987250">
        <w:rPr>
          <w:rFonts w:ascii="Simplified Arabic" w:hAnsi="Simplified Arabic" w:cs="Simplified Arabic"/>
          <w:noProof/>
          <w:sz w:val="32"/>
          <w:szCs w:val="32"/>
          <w:lang w:bidi="ar-DZ"/>
        </w:rPr>
        <w:t xml:space="preserve"> </w:t>
      </w:r>
      <w:ins w:id="242" w:author="Moustapha Achoui" w:date="2026-03-11T00:22:00Z" w16du:dateUtc="2026-03-10T23:22:00Z">
        <w:r w:rsidR="00A664E6">
          <w:rPr>
            <w:rFonts w:ascii="Simplified Arabic" w:hAnsi="Simplified Arabic" w:cs="Simplified Arabic" w:hint="cs"/>
            <w:noProof/>
            <w:sz w:val="32"/>
            <w:szCs w:val="32"/>
            <w:rtl/>
            <w:lang w:bidi="ar-DZ"/>
          </w:rPr>
          <w:t>ك</w:t>
        </w:r>
      </w:ins>
      <w:r w:rsidRPr="00987250">
        <w:rPr>
          <w:rFonts w:ascii="Simplified Arabic" w:hAnsi="Simplified Arabic" w:cs="Simplified Arabic"/>
          <w:noProof/>
          <w:sz w:val="32"/>
          <w:szCs w:val="32"/>
          <w:lang w:bidi="ar-DZ"/>
        </w:rPr>
        <w:t xml:space="preserve">مقدم رعاية، بس لو بدي أحكي مثلا كحد يتلقى. يعني كمتلقي يعني، هي الفكرة أين يعني جيد أن الواحد يتكلم بالأمور بشكل </w:t>
      </w:r>
      <w:r w:rsidRPr="00987250">
        <w:rPr>
          <w:rFonts w:ascii="Simplified Arabic" w:hAnsi="Simplified Arabic" w:cs="Simplified Arabic"/>
          <w:noProof/>
          <w:sz w:val="32"/>
          <w:szCs w:val="32"/>
          <w:lang w:bidi="ar-DZ"/>
        </w:rPr>
        <w:lastRenderedPageBreak/>
        <w:t>عام، يعني الواحد لا يحاول أن يجمل في الأمور، لكن أنا أتكلم من ناحيتي كمتلقي، يعني أذكر حادثة صارت لي على عجالة أنه صار عندي التهاب في</w:t>
      </w:r>
      <w:ins w:id="243" w:author="Moustapha Achoui" w:date="2026-03-11T00:23:00Z" w16du:dateUtc="2026-03-10T23:23:00Z">
        <w:r w:rsidR="00A664E6">
          <w:rPr>
            <w:rFonts w:ascii="Simplified Arabic" w:hAnsi="Simplified Arabic" w:cs="Simplified Arabic" w:hint="cs"/>
            <w:noProof/>
            <w:sz w:val="32"/>
            <w:szCs w:val="32"/>
            <w:rtl/>
            <w:lang w:bidi="ar-DZ"/>
          </w:rPr>
          <w:t xml:space="preserve"> </w:t>
        </w:r>
      </w:ins>
      <w:r w:rsidRPr="00987250">
        <w:rPr>
          <w:rFonts w:ascii="Simplified Arabic" w:hAnsi="Simplified Arabic" w:cs="Simplified Arabic"/>
          <w:noProof/>
          <w:sz w:val="32"/>
          <w:szCs w:val="32"/>
          <w:lang w:bidi="ar-DZ"/>
        </w:rPr>
        <w:t>ضرسي بصراحة، ومسكت على الألم لأنني بحكم عمللي يعني، فص</w:t>
      </w:r>
      <w:ins w:id="244" w:author="Moustapha Achoui" w:date="2026-03-11T00:23:00Z" w16du:dateUtc="2026-03-10T23:23:00Z">
        <w:r w:rsidR="00A664E6">
          <w:rPr>
            <w:rFonts w:ascii="Simplified Arabic" w:hAnsi="Simplified Arabic" w:cs="Simplified Arabic" w:hint="cs"/>
            <w:noProof/>
            <w:sz w:val="32"/>
            <w:szCs w:val="32"/>
            <w:rtl/>
            <w:lang w:bidi="ar-DZ"/>
          </w:rPr>
          <w:t>ا</w:t>
        </w:r>
      </w:ins>
      <w:r w:rsidRPr="00987250">
        <w:rPr>
          <w:rFonts w:ascii="Simplified Arabic" w:hAnsi="Simplified Arabic" w:cs="Simplified Arabic"/>
          <w:noProof/>
          <w:sz w:val="32"/>
          <w:szCs w:val="32"/>
          <w:lang w:bidi="ar-DZ"/>
        </w:rPr>
        <w:t>رت الساعة بعد 12:00 بالليل.</w:t>
      </w:r>
    </w:p>
    <w:p w14:paraId="68DBCFE9" w14:textId="77777777" w:rsidR="00A664E6" w:rsidRDefault="00A664E6" w:rsidP="00BE75AC">
      <w:pPr>
        <w:pStyle w:val="Script"/>
        <w:bidi/>
        <w:rPr>
          <w:ins w:id="245" w:author="Moustapha Achoui" w:date="2026-03-11T00:25:00Z" w16du:dateUtc="2026-03-10T23:25:00Z"/>
          <w:rFonts w:ascii="Simplified Arabic" w:hAnsi="Simplified Arabic" w:cs="Simplified Arabic"/>
          <w:noProof/>
          <w:sz w:val="32"/>
          <w:szCs w:val="32"/>
          <w:rtl/>
          <w:lang w:bidi="ar-DZ"/>
        </w:rPr>
      </w:pPr>
      <w:ins w:id="246" w:author="Moustapha Achoui" w:date="2026-03-11T00:23:00Z" w16du:dateUtc="2026-03-10T23:23:00Z">
        <w:r>
          <w:rPr>
            <w:rFonts w:ascii="Simplified Arabic" w:hAnsi="Simplified Arabic" w:cs="Simplified Arabic" w:hint="cs"/>
            <w:noProof/>
            <w:sz w:val="32"/>
            <w:szCs w:val="32"/>
            <w:rtl/>
            <w:lang w:bidi="ar-DZ"/>
          </w:rPr>
          <w:t>ق</w:t>
        </w:r>
      </w:ins>
      <w:del w:id="247" w:author="Moustapha Achoui" w:date="2026-03-11T00:23:00Z" w16du:dateUtc="2026-03-10T23:23:00Z">
        <w:r w:rsidR="00212D80" w:rsidRPr="00987250" w:rsidDel="00A664E6">
          <w:rPr>
            <w:rFonts w:ascii="Simplified Arabic" w:hAnsi="Simplified Arabic" w:cs="Simplified Arabic"/>
            <w:noProof/>
            <w:sz w:val="32"/>
            <w:szCs w:val="32"/>
            <w:lang w:bidi="ar-DZ"/>
          </w:rPr>
          <w:delText>ف</w:delText>
        </w:r>
      </w:del>
      <w:r w:rsidR="00212D80" w:rsidRPr="00987250">
        <w:rPr>
          <w:rFonts w:ascii="Simplified Arabic" w:hAnsi="Simplified Arabic" w:cs="Simplified Arabic"/>
          <w:noProof/>
          <w:sz w:val="32"/>
          <w:szCs w:val="32"/>
          <w:lang w:bidi="ar-DZ"/>
        </w:rPr>
        <w:t>عد</w:t>
      </w:r>
      <w:ins w:id="248" w:author="Moustapha Achoui" w:date="2026-03-11T00:23:00Z" w16du:dateUtc="2026-03-10T23:23:00Z">
        <w:r>
          <w:rPr>
            <w:rFonts w:ascii="Simplified Arabic" w:hAnsi="Simplified Arabic" w:cs="Simplified Arabic" w:hint="cs"/>
            <w:noProof/>
            <w:sz w:val="32"/>
            <w:szCs w:val="32"/>
            <w:rtl/>
            <w:lang w:bidi="ar-DZ"/>
          </w:rPr>
          <w:t>ت</w:t>
        </w:r>
      </w:ins>
      <w:r w:rsidR="00212D80" w:rsidRPr="00987250">
        <w:rPr>
          <w:rFonts w:ascii="Simplified Arabic" w:hAnsi="Simplified Arabic" w:cs="Simplified Arabic"/>
          <w:noProof/>
          <w:sz w:val="32"/>
          <w:szCs w:val="32"/>
          <w:lang w:bidi="ar-DZ"/>
        </w:rPr>
        <w:t xml:space="preserve"> أدور أين يمكن أن أذهب، كل شيء مسكر بصراحة يعني، حتى أحاول أن أذهب إلى الطوارئ لم يدخلوني في الطوارئ، بصراحة يعني أنا لا أتحدث بشكل عام يعني فهذه أذكر الحادثة يعني، فليت أكن على الألم أكن على الألم، أمنوا آخر شيء قبل أن يدخلوني يقولوا لي أن أسنان ليس لديك طوارئ أسنان. طيب أين يذهب اذا هناك طوارئ أسنان؟ هذه كفكرة فقط أحدثها </w:t>
      </w:r>
      <w:ins w:id="249" w:author="Moustapha Achoui" w:date="2026-03-11T00:25:00Z" w16du:dateUtc="2026-03-10T23:25:00Z">
        <w:r>
          <w:rPr>
            <w:rFonts w:ascii="Simplified Arabic" w:hAnsi="Simplified Arabic" w:cs="Simplified Arabic" w:hint="cs"/>
            <w:noProof/>
            <w:sz w:val="32"/>
            <w:szCs w:val="32"/>
            <w:rtl/>
            <w:lang w:bidi="ar-DZ"/>
          </w:rPr>
          <w:t xml:space="preserve">  </w:t>
        </w:r>
      </w:ins>
      <w:ins w:id="250" w:author="Moustapha Achoui" w:date="2026-03-11T00:24:00Z" w16du:dateUtc="2026-03-10T23:24:00Z">
        <w:r>
          <w:rPr>
            <w:rFonts w:ascii="Simplified Arabic" w:hAnsi="Simplified Arabic" w:cs="Simplified Arabic" w:hint="cs"/>
            <w:noProof/>
            <w:sz w:val="32"/>
            <w:szCs w:val="32"/>
            <w:rtl/>
            <w:lang w:bidi="ar-DZ"/>
          </w:rPr>
          <w:t>ك</w:t>
        </w:r>
      </w:ins>
      <w:r w:rsidR="00212D80" w:rsidRPr="00987250">
        <w:rPr>
          <w:rFonts w:ascii="Simplified Arabic" w:hAnsi="Simplified Arabic" w:cs="Simplified Arabic"/>
          <w:noProof/>
          <w:sz w:val="32"/>
          <w:szCs w:val="32"/>
          <w:lang w:bidi="ar-DZ"/>
        </w:rPr>
        <w:t>متلقي يعني بشكل عام، لأن هذه الحالة الصح</w:t>
      </w:r>
      <w:ins w:id="251" w:author="Moustapha Achoui" w:date="2026-03-11T00:25:00Z" w16du:dateUtc="2026-03-10T23:25:00Z">
        <w:r>
          <w:rPr>
            <w:rFonts w:ascii="Simplified Arabic" w:hAnsi="Simplified Arabic" w:cs="Simplified Arabic" w:hint="cs"/>
            <w:noProof/>
            <w:sz w:val="32"/>
            <w:szCs w:val="32"/>
            <w:rtl/>
            <w:lang w:bidi="ar-DZ"/>
          </w:rPr>
          <w:t>ي</w:t>
        </w:r>
      </w:ins>
      <w:r w:rsidR="00212D80" w:rsidRPr="00987250">
        <w:rPr>
          <w:rFonts w:ascii="Simplified Arabic" w:hAnsi="Simplified Arabic" w:cs="Simplified Arabic"/>
          <w:noProof/>
          <w:sz w:val="32"/>
          <w:szCs w:val="32"/>
          <w:lang w:bidi="ar-DZ"/>
        </w:rPr>
        <w:t xml:space="preserve">ة فعلا يعني يعني الضرر لنفسي أيضا تتعرض له الأمور هذه الألم الألم أصعبة للإنسان فعليا أن يتحمله بصراحة، يعني ما بالك بالإنسان ألم، ألم أنت يوم واحد صعب جدا أن تتحمله يعني، فهذه كنقطة يعني دكتور، </w:t>
      </w:r>
    </w:p>
    <w:p w14:paraId="6B2C4691" w14:textId="75B8F54A" w:rsidR="00AD5715" w:rsidRPr="00987250" w:rsidDel="00A664E6" w:rsidRDefault="00212D80" w:rsidP="00A664E6">
      <w:pPr>
        <w:pStyle w:val="Script"/>
        <w:bidi/>
        <w:rPr>
          <w:del w:id="252" w:author="Moustapha Achoui" w:date="2026-03-11T00:26:00Z" w16du:dateUtc="2026-03-10T23:26:00Z"/>
          <w:rFonts w:ascii="Simplified Arabic" w:hAnsi="Simplified Arabic" w:cs="Simplified Arabic"/>
          <w:noProof/>
          <w:sz w:val="32"/>
          <w:szCs w:val="32"/>
          <w:lang w:bidi="ar-DZ"/>
        </w:rPr>
      </w:pPr>
      <w:del w:id="253" w:author="Moustapha Achoui" w:date="2026-03-11T00:26:00Z" w16du:dateUtc="2026-03-10T23:26:00Z">
        <w:r w:rsidRPr="00987250" w:rsidDel="00A664E6">
          <w:rPr>
            <w:rFonts w:ascii="Simplified Arabic" w:hAnsi="Simplified Arabic" w:cs="Simplified Arabic"/>
            <w:noProof/>
            <w:sz w:val="32"/>
            <w:szCs w:val="32"/>
            <w:lang w:bidi="ar-DZ"/>
          </w:rPr>
          <w:delText>هل هناك</w:delText>
        </w:r>
      </w:del>
    </w:p>
    <w:p w14:paraId="1C9C18D9" w14:textId="493A67B5" w:rsidR="00AD5715" w:rsidRPr="00987250" w:rsidRDefault="00212D80" w:rsidP="00BE75AC">
      <w:pPr>
        <w:pStyle w:val="Script"/>
        <w:bidi/>
        <w:rPr>
          <w:rFonts w:ascii="Simplified Arabic" w:hAnsi="Simplified Arabic" w:cs="Simplified Arabic"/>
          <w:noProof/>
          <w:sz w:val="32"/>
          <w:szCs w:val="32"/>
          <w:lang w:bidi="ar-DZ"/>
        </w:rPr>
      </w:pPr>
      <w:del w:id="254" w:author="Moustapha Achoui" w:date="2026-03-11T00:26:00Z" w16du:dateUtc="2026-03-10T23:26:00Z">
        <w:r w:rsidRPr="00987250" w:rsidDel="00A664E6">
          <w:rPr>
            <w:rFonts w:ascii="Simplified Arabic" w:hAnsi="Simplified Arabic" w:cs="Simplified Arabic"/>
            <w:noProof/>
            <w:sz w:val="32"/>
            <w:szCs w:val="32"/>
            <w:lang w:bidi="ar-DZ"/>
          </w:rPr>
          <w:delText>لهم،</w:delText>
        </w:r>
      </w:del>
      <w:r w:rsidRPr="00987250">
        <w:rPr>
          <w:rFonts w:ascii="Simplified Arabic" w:hAnsi="Simplified Arabic" w:cs="Simplified Arabic"/>
          <w:noProof/>
          <w:sz w:val="32"/>
          <w:szCs w:val="32"/>
          <w:lang w:bidi="ar-DZ"/>
        </w:rPr>
        <w:t xml:space="preserve"> من خلال تجربتك في تقديم الرعاية صحية، هل تعتقد </w:t>
      </w:r>
      <w:ins w:id="255" w:author="Moustapha Achoui" w:date="2026-03-11T00:26:00Z" w16du:dateUtc="2026-03-10T23:26:00Z">
        <w:r w:rsidR="00A664E6">
          <w:rPr>
            <w:rFonts w:ascii="Simplified Arabic" w:hAnsi="Simplified Arabic" w:cs="Simplified Arabic" w:hint="cs"/>
            <w:noProof/>
            <w:sz w:val="32"/>
            <w:szCs w:val="32"/>
            <w:rtl/>
            <w:lang w:bidi="ar-DZ"/>
          </w:rPr>
          <w:t xml:space="preserve">ان هذه </w:t>
        </w:r>
      </w:ins>
      <w:del w:id="256" w:author="Moustapha Achoui" w:date="2026-03-11T00:26:00Z" w16du:dateUtc="2026-03-10T23:26:00Z">
        <w:r w:rsidRPr="00987250" w:rsidDel="00A664E6">
          <w:rPr>
            <w:rFonts w:ascii="Simplified Arabic" w:hAnsi="Simplified Arabic" w:cs="Simplified Arabic"/>
            <w:noProof/>
            <w:sz w:val="32"/>
            <w:szCs w:val="32"/>
            <w:lang w:bidi="ar-DZ"/>
          </w:rPr>
          <w:delText>بعين اعتبار</w:delText>
        </w:r>
      </w:del>
      <w:r w:rsidRPr="00987250">
        <w:rPr>
          <w:rFonts w:ascii="Simplified Arabic" w:hAnsi="Simplified Arabic" w:cs="Simplified Arabic"/>
          <w:noProof/>
          <w:sz w:val="32"/>
          <w:szCs w:val="32"/>
          <w:lang w:bidi="ar-DZ"/>
        </w:rPr>
        <w:t xml:space="preserve"> هذ</w:t>
      </w:r>
      <w:ins w:id="257" w:author="Moustapha Achoui" w:date="2026-03-11T00:26:00Z" w16du:dateUtc="2026-03-10T23:26:00Z">
        <w:r w:rsidR="00A664E6">
          <w:rPr>
            <w:rFonts w:ascii="Simplified Arabic" w:hAnsi="Simplified Arabic" w:cs="Simplified Arabic" w:hint="cs"/>
            <w:noProof/>
            <w:sz w:val="32"/>
            <w:szCs w:val="32"/>
            <w:rtl/>
            <w:lang w:bidi="ar-DZ"/>
          </w:rPr>
          <w:t>ه</w:t>
        </w:r>
      </w:ins>
      <w:del w:id="258" w:author="Moustapha Achoui" w:date="2026-03-11T00:26:00Z" w16du:dateUtc="2026-03-10T23:26:00Z">
        <w:r w:rsidRPr="00987250" w:rsidDel="00A664E6">
          <w:rPr>
            <w:rFonts w:ascii="Simplified Arabic" w:hAnsi="Simplified Arabic" w:cs="Simplified Arabic"/>
            <w:noProof/>
            <w:sz w:val="32"/>
            <w:szCs w:val="32"/>
            <w:lang w:bidi="ar-DZ"/>
          </w:rPr>
          <w:delText>ا</w:delText>
        </w:r>
      </w:del>
      <w:r w:rsidRPr="00987250">
        <w:rPr>
          <w:rFonts w:ascii="Simplified Arabic" w:hAnsi="Simplified Arabic" w:cs="Simplified Arabic"/>
          <w:noProof/>
          <w:sz w:val="32"/>
          <w:szCs w:val="32"/>
          <w:lang w:bidi="ar-DZ"/>
        </w:rPr>
        <w:t xml:space="preserve"> الركائز</w:t>
      </w:r>
      <w:ins w:id="259" w:author="Moustapha Achoui" w:date="2026-03-11T00:26:00Z" w16du:dateUtc="2026-03-10T23:26:00Z">
        <w:r w:rsidR="00A664E6">
          <w:rPr>
            <w:rFonts w:ascii="Simplified Arabic" w:hAnsi="Simplified Arabic" w:cs="Simplified Arabic" w:hint="cs"/>
            <w:noProof/>
            <w:sz w:val="32"/>
            <w:szCs w:val="32"/>
            <w:rtl/>
            <w:lang w:bidi="ar-DZ"/>
          </w:rPr>
          <w:t xml:space="preserve"> تؤخذ بعين الاعتبار</w:t>
        </w:r>
      </w:ins>
      <w:r w:rsidRPr="00987250">
        <w:rPr>
          <w:rFonts w:ascii="Simplified Arabic" w:hAnsi="Simplified Arabic" w:cs="Simplified Arabic"/>
          <w:noProof/>
          <w:sz w:val="32"/>
          <w:szCs w:val="32"/>
          <w:lang w:bidi="ar-DZ"/>
        </w:rPr>
        <w:t xml:space="preserve">؟ </w:t>
      </w:r>
      <w:del w:id="260" w:author="Moustapha Achoui" w:date="2026-03-11T00:26:00Z" w16du:dateUtc="2026-03-10T23:26:00Z">
        <w:r w:rsidRPr="00987250" w:rsidDel="00A664E6">
          <w:rPr>
            <w:rFonts w:ascii="Simplified Arabic" w:hAnsi="Simplified Arabic" w:cs="Simplified Arabic"/>
            <w:noProof/>
            <w:sz w:val="32"/>
            <w:szCs w:val="32"/>
            <w:lang w:bidi="ar-DZ"/>
          </w:rPr>
          <w:delText>ما هي</w:delText>
        </w:r>
      </w:del>
      <w:r w:rsidRPr="00987250">
        <w:rPr>
          <w:rFonts w:ascii="Simplified Arabic" w:hAnsi="Simplified Arabic" w:cs="Simplified Arabic"/>
          <w:noProof/>
          <w:sz w:val="32"/>
          <w:szCs w:val="32"/>
          <w:lang w:bidi="ar-DZ"/>
        </w:rPr>
        <w:t>.</w:t>
      </w:r>
    </w:p>
    <w:p w14:paraId="73C92E2D" w14:textId="77777777" w:rsidR="00A664E6" w:rsidRDefault="00212D80" w:rsidP="00BE75AC">
      <w:pPr>
        <w:pStyle w:val="Script"/>
        <w:bidi/>
        <w:rPr>
          <w:ins w:id="261" w:author="Moustapha Achoui" w:date="2026-03-11T00:27:00Z" w16du:dateUtc="2026-03-10T23:27:00Z"/>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t xml:space="preserve">دكتور، يعني لو نأخذها واحدة واحدة لو نأخذها واحدة واحدة يا دكتور، هناك لدينا موضوع </w:t>
      </w:r>
    </w:p>
    <w:p w14:paraId="2B71ED2A" w14:textId="38627088" w:rsidR="00AD5715" w:rsidRPr="00987250" w:rsidRDefault="00A664E6" w:rsidP="00A664E6">
      <w:pPr>
        <w:pStyle w:val="Script"/>
        <w:bidi/>
        <w:rPr>
          <w:rFonts w:ascii="Simplified Arabic" w:hAnsi="Simplified Arabic" w:cs="Simplified Arabic"/>
          <w:noProof/>
          <w:sz w:val="32"/>
          <w:szCs w:val="32"/>
          <w:lang w:bidi="ar-DZ"/>
        </w:rPr>
      </w:pPr>
      <w:ins w:id="262" w:author="Moustapha Achoui" w:date="2026-03-11T00:27:00Z" w16du:dateUtc="2026-03-10T23:27:00Z">
        <w:r>
          <w:rPr>
            <w:rFonts w:ascii="Simplified Arabic" w:hAnsi="Simplified Arabic" w:cs="Simplified Arabic" w:hint="cs"/>
            <w:noProof/>
            <w:sz w:val="32"/>
            <w:szCs w:val="32"/>
            <w:rtl/>
            <w:lang w:bidi="ar-DZ"/>
          </w:rPr>
          <w:t>طبيب نفسي:</w:t>
        </w:r>
      </w:ins>
      <w:r w:rsidR="00212D80" w:rsidRPr="00987250">
        <w:rPr>
          <w:rFonts w:ascii="Simplified Arabic" w:hAnsi="Simplified Arabic" w:cs="Simplified Arabic"/>
          <w:noProof/>
          <w:sz w:val="32"/>
          <w:szCs w:val="32"/>
          <w:lang w:bidi="ar-DZ"/>
        </w:rPr>
        <w:t>التوازن في نفس الوقت، يعني دائما نحن يعني نشرح للمرضى بالطب النفسي ان هناك كثير من أمراض نفسية ليس لها علاج لان هذه الاسباب لا يكون هناك وصمة يخافوا المريض النفسي هذا معناه يظل مثلا مثل ما يقولون أنه ليس له حل، لكن دائما نشرح للمرضى مرض</w:t>
      </w:r>
      <w:ins w:id="263" w:author="Moustapha Achoui" w:date="2026-03-11T00:27:00Z" w16du:dateUtc="2026-03-10T23:27:00Z">
        <w:r>
          <w:rPr>
            <w:rFonts w:ascii="Simplified Arabic" w:hAnsi="Simplified Arabic" w:cs="Simplified Arabic" w:hint="cs"/>
            <w:noProof/>
            <w:sz w:val="32"/>
            <w:szCs w:val="32"/>
            <w:rtl/>
            <w:lang w:bidi="ar-DZ"/>
          </w:rPr>
          <w:t>ى</w:t>
        </w:r>
      </w:ins>
      <w:r w:rsidR="00212D80" w:rsidRPr="00987250">
        <w:rPr>
          <w:rFonts w:ascii="Simplified Arabic" w:hAnsi="Simplified Arabic" w:cs="Simplified Arabic"/>
          <w:noProof/>
          <w:sz w:val="32"/>
          <w:szCs w:val="32"/>
          <w:lang w:bidi="ar-DZ"/>
        </w:rPr>
        <w:t xml:space="preserve"> النفس صح امراض مزمنة لكن مثل المرض العضوي، مثلا مرض السكري ليس له علاج مرض مزمن، المرض النفسي نفس الشيء.</w:t>
      </w:r>
    </w:p>
    <w:p w14:paraId="4CA41DCD" w14:textId="71A57F5B"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في أمراض نفسية كثير مثلا مزمنة لكن ليس لها علاج، لكن </w:t>
      </w:r>
      <w:del w:id="264" w:author="Moustapha Achoui" w:date="2026-03-11T00:27:00Z" w16du:dateUtc="2026-03-10T23:27:00Z">
        <w:r w:rsidRPr="00987250" w:rsidDel="00A664E6">
          <w:rPr>
            <w:rFonts w:ascii="Simplified Arabic" w:hAnsi="Simplified Arabic" w:cs="Simplified Arabic"/>
            <w:noProof/>
            <w:sz w:val="32"/>
            <w:szCs w:val="32"/>
            <w:lang w:bidi="ar-DZ"/>
          </w:rPr>
          <w:delText>في</w:delText>
        </w:r>
      </w:del>
      <w:r w:rsidRPr="00987250">
        <w:rPr>
          <w:rFonts w:ascii="Simplified Arabic" w:hAnsi="Simplified Arabic" w:cs="Simplified Arabic"/>
          <w:noProof/>
          <w:sz w:val="32"/>
          <w:szCs w:val="32"/>
          <w:lang w:bidi="ar-DZ"/>
        </w:rPr>
        <w:t xml:space="preserve"> الأدوية </w:t>
      </w:r>
      <w:del w:id="265" w:author="Moustapha Achoui" w:date="2026-03-11T00:28:00Z" w16du:dateUtc="2026-03-10T23:28:00Z">
        <w:r w:rsidRPr="00987250" w:rsidDel="00A664E6">
          <w:rPr>
            <w:rFonts w:ascii="Simplified Arabic" w:hAnsi="Simplified Arabic" w:cs="Simplified Arabic"/>
            <w:noProof/>
            <w:sz w:val="32"/>
            <w:szCs w:val="32"/>
            <w:lang w:bidi="ar-DZ"/>
          </w:rPr>
          <w:delText>ال</w:delText>
        </w:r>
      </w:del>
      <w:r w:rsidRPr="00987250">
        <w:rPr>
          <w:rFonts w:ascii="Simplified Arabic" w:hAnsi="Simplified Arabic" w:cs="Simplified Arabic"/>
          <w:noProof/>
          <w:sz w:val="32"/>
          <w:szCs w:val="32"/>
          <w:lang w:bidi="ar-DZ"/>
        </w:rPr>
        <w:t xml:space="preserve">ممكن تعمل كنترول أو تتحكم. بحياة الإنسان، والأمر الثاني ايضا انه ليس دائما الفكر يذهب أن </w:t>
      </w:r>
      <w:r w:rsidRPr="00987250">
        <w:rPr>
          <w:rFonts w:ascii="Simplified Arabic" w:hAnsi="Simplified Arabic" w:cs="Simplified Arabic"/>
          <w:noProof/>
          <w:sz w:val="32"/>
          <w:szCs w:val="32"/>
          <w:lang w:bidi="ar-DZ"/>
        </w:rPr>
        <w:lastRenderedPageBreak/>
        <w:t xml:space="preserve">علاجات دوائية، دوائية </w:t>
      </w:r>
      <w:ins w:id="266" w:author="Moustapha Achoui" w:date="2026-03-11T00:28:00Z" w16du:dateUtc="2026-03-10T23:28:00Z">
        <w:r w:rsidR="00A664E6">
          <w:rPr>
            <w:rFonts w:ascii="Simplified Arabic" w:hAnsi="Simplified Arabic" w:cs="Simplified Arabic" w:hint="cs"/>
            <w:noProof/>
            <w:sz w:val="32"/>
            <w:szCs w:val="32"/>
            <w:rtl/>
            <w:lang w:bidi="ar-DZ"/>
          </w:rPr>
          <w:t>فقط</w:t>
        </w:r>
      </w:ins>
      <w:del w:id="267" w:author="Moustapha Achoui" w:date="2026-03-11T00:28:00Z" w16du:dateUtc="2026-03-10T23:28:00Z">
        <w:r w:rsidRPr="00987250" w:rsidDel="00A664E6">
          <w:rPr>
            <w:rFonts w:ascii="Simplified Arabic" w:hAnsi="Simplified Arabic" w:cs="Simplified Arabic"/>
            <w:noProof/>
            <w:sz w:val="32"/>
            <w:szCs w:val="32"/>
            <w:lang w:bidi="ar-DZ"/>
          </w:rPr>
          <w:delText>دوائية</w:delText>
        </w:r>
      </w:del>
      <w:r w:rsidRPr="00987250">
        <w:rPr>
          <w:rFonts w:ascii="Simplified Arabic" w:hAnsi="Simplified Arabic" w:cs="Simplified Arabic"/>
          <w:noProof/>
          <w:sz w:val="32"/>
          <w:szCs w:val="32"/>
          <w:lang w:bidi="ar-DZ"/>
        </w:rPr>
        <w:t xml:space="preserve">، ايضا يجب أن يكون هناك </w:t>
      </w:r>
      <w:del w:id="268" w:author="Moustapha Achoui" w:date="2026-03-11T00:28:00Z" w16du:dateUtc="2026-03-10T23:28:00Z">
        <w:r w:rsidRPr="00987250" w:rsidDel="00A664E6">
          <w:rPr>
            <w:rFonts w:ascii="Simplified Arabic" w:hAnsi="Simplified Arabic" w:cs="Simplified Arabic"/>
            <w:noProof/>
            <w:sz w:val="32"/>
            <w:szCs w:val="32"/>
            <w:lang w:bidi="ar-DZ"/>
          </w:rPr>
          <w:delText>يعني</w:delText>
        </w:r>
      </w:del>
      <w:r w:rsidRPr="00987250">
        <w:rPr>
          <w:rFonts w:ascii="Simplified Arabic" w:hAnsi="Simplified Arabic" w:cs="Simplified Arabic"/>
          <w:noProof/>
          <w:sz w:val="32"/>
          <w:szCs w:val="32"/>
          <w:lang w:bidi="ar-DZ"/>
        </w:rPr>
        <w:t xml:space="preserve"> دعم نفسي ايضا، جلسات نفسية مثلا من الإخوة الذين يعطوها، المعالجين النفسيين، والأمر الثاني ايضا يعني نقول مثلا موضوع القوة أو الصحة، التغذية مثلا في نفس الوقت نحولهم، فهذه الأشياء يجب أن تكون دائما كاملة متكاملة عندما نأتي ونعالج مريض نفسي.</w:t>
      </w:r>
    </w:p>
    <w:p w14:paraId="5DBE579B" w14:textId="77777777" w:rsidR="00A664E6" w:rsidRDefault="00212D80" w:rsidP="00BE75AC">
      <w:pPr>
        <w:pStyle w:val="Script"/>
        <w:bidi/>
        <w:rPr>
          <w:ins w:id="269" w:author="Moustapha Achoui" w:date="2026-03-11T00:28:00Z" w16du:dateUtc="2026-03-10T23:28:00Z"/>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t xml:space="preserve">هذه النقطة، فنعم. كجواب نعم. </w:t>
      </w:r>
    </w:p>
    <w:p w14:paraId="7A53F908" w14:textId="77777777" w:rsidR="00A664E6" w:rsidRDefault="00212D80" w:rsidP="00A664E6">
      <w:pPr>
        <w:pStyle w:val="Script"/>
        <w:bidi/>
        <w:rPr>
          <w:ins w:id="270" w:author="Moustapha Achoui" w:date="2026-03-11T00:28:00Z" w16du:dateUtc="2026-03-10T23:28:00Z"/>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t>تفضل</w:t>
      </w:r>
    </w:p>
    <w:p w14:paraId="4F182E7E" w14:textId="5D1EADA3" w:rsidR="00AD5715" w:rsidRPr="00987250" w:rsidRDefault="00A664E6" w:rsidP="00A664E6">
      <w:pPr>
        <w:pStyle w:val="Script"/>
        <w:bidi/>
        <w:rPr>
          <w:rFonts w:ascii="Simplified Arabic" w:hAnsi="Simplified Arabic" w:cs="Simplified Arabic"/>
          <w:noProof/>
          <w:sz w:val="32"/>
          <w:szCs w:val="32"/>
          <w:lang w:bidi="ar-DZ"/>
        </w:rPr>
      </w:pPr>
      <w:ins w:id="271" w:author="Moustapha Achoui" w:date="2026-03-11T00:28:00Z" w16du:dateUtc="2026-03-10T23:28:00Z">
        <w:r>
          <w:rPr>
            <w:rFonts w:ascii="Simplified Arabic" w:hAnsi="Simplified Arabic" w:cs="Simplified Arabic" w:hint="cs"/>
            <w:noProof/>
            <w:sz w:val="32"/>
            <w:szCs w:val="32"/>
            <w:rtl/>
            <w:lang w:bidi="ar-DZ"/>
          </w:rPr>
          <w:t>ط</w:t>
        </w:r>
      </w:ins>
      <w:ins w:id="272" w:author="Moustapha Achoui" w:date="2026-03-11T00:29:00Z" w16du:dateUtc="2026-03-10T23:29:00Z">
        <w:r>
          <w:rPr>
            <w:rFonts w:ascii="Simplified Arabic" w:hAnsi="Simplified Arabic" w:cs="Simplified Arabic" w:hint="cs"/>
            <w:noProof/>
            <w:sz w:val="32"/>
            <w:szCs w:val="32"/>
            <w:rtl/>
            <w:lang w:bidi="ar-DZ"/>
          </w:rPr>
          <w:t>بيبة اسنان:</w:t>
        </w:r>
      </w:ins>
      <w:r w:rsidR="00212D80" w:rsidRPr="00987250">
        <w:rPr>
          <w:rFonts w:ascii="Simplified Arabic" w:hAnsi="Simplified Arabic" w:cs="Simplified Arabic"/>
          <w:noProof/>
          <w:sz w:val="32"/>
          <w:szCs w:val="32"/>
          <w:lang w:bidi="ar-DZ"/>
        </w:rPr>
        <w:t>.</w:t>
      </w:r>
    </w:p>
    <w:p w14:paraId="2B981E40" w14:textId="621158E5" w:rsidR="005A3C9D" w:rsidRDefault="00212D80" w:rsidP="00BE75AC">
      <w:pPr>
        <w:pStyle w:val="Script"/>
        <w:bidi/>
        <w:rPr>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t>أنا سأحكي كمقدم للخدمة كطبيبة أسنان وكمد</w:t>
      </w:r>
      <w:ins w:id="273" w:author="Moustapha Achoui" w:date="2026-03-11T00:29:00Z" w16du:dateUtc="2026-03-10T23:29:00Z">
        <w:r w:rsidR="00A664E6">
          <w:rPr>
            <w:rFonts w:ascii="Simplified Arabic" w:hAnsi="Simplified Arabic" w:cs="Simplified Arabic" w:hint="cs"/>
            <w:noProof/>
            <w:sz w:val="32"/>
            <w:szCs w:val="32"/>
            <w:rtl/>
            <w:lang w:bidi="ar-DZ"/>
          </w:rPr>
          <w:t>ر</w:t>
        </w:r>
      </w:ins>
      <w:r w:rsidRPr="00987250">
        <w:rPr>
          <w:rFonts w:ascii="Simplified Arabic" w:hAnsi="Simplified Arabic" w:cs="Simplified Arabic"/>
          <w:noProof/>
          <w:sz w:val="32"/>
          <w:szCs w:val="32"/>
          <w:lang w:bidi="ar-DZ"/>
        </w:rPr>
        <w:t xml:space="preserve">سة </w:t>
      </w:r>
      <w:del w:id="274" w:author="Moustapha Achoui" w:date="2026-03-11T00:29:00Z" w16du:dateUtc="2026-03-10T23:29:00Z">
        <w:r w:rsidRPr="00987250" w:rsidDel="00A664E6">
          <w:rPr>
            <w:rFonts w:ascii="Simplified Arabic" w:hAnsi="Simplified Arabic" w:cs="Simplified Arabic"/>
            <w:noProof/>
            <w:sz w:val="32"/>
            <w:szCs w:val="32"/>
            <w:lang w:bidi="ar-DZ"/>
          </w:rPr>
          <w:delText>هم</w:delText>
        </w:r>
      </w:del>
      <w:r w:rsidRPr="00987250">
        <w:rPr>
          <w:rFonts w:ascii="Simplified Arabic" w:hAnsi="Simplified Arabic" w:cs="Simplified Arabic"/>
          <w:noProof/>
          <w:sz w:val="32"/>
          <w:szCs w:val="32"/>
          <w:lang w:bidi="ar-DZ"/>
        </w:rPr>
        <w:t xml:space="preserve"> بنفس الوقت، لأنه أنا عندي طلاب وعندي مرضى يأتون </w:t>
      </w:r>
      <w:del w:id="275" w:author="Moustapha Achoui" w:date="2026-03-11T00:29:00Z" w16du:dateUtc="2026-03-10T23:29:00Z">
        <w:r w:rsidRPr="00987250" w:rsidDel="00A664E6">
          <w:rPr>
            <w:rFonts w:ascii="Simplified Arabic" w:hAnsi="Simplified Arabic" w:cs="Simplified Arabic"/>
            <w:noProof/>
            <w:sz w:val="32"/>
            <w:szCs w:val="32"/>
            <w:lang w:bidi="ar-DZ"/>
          </w:rPr>
          <w:delText>ب</w:delText>
        </w:r>
      </w:del>
      <w:ins w:id="276" w:author="Moustapha Achoui" w:date="2026-03-11T00:29:00Z" w16du:dateUtc="2026-03-10T23:29:00Z">
        <w:r w:rsidR="00A664E6">
          <w:rPr>
            <w:rFonts w:ascii="Simplified Arabic" w:hAnsi="Simplified Arabic" w:cs="Simplified Arabic" w:hint="cs"/>
            <w:noProof/>
            <w:sz w:val="32"/>
            <w:szCs w:val="32"/>
            <w:rtl/>
            <w:lang w:bidi="ar-DZ"/>
          </w:rPr>
          <w:t xml:space="preserve"> ل</w:t>
        </w:r>
      </w:ins>
      <w:del w:id="277" w:author="Moustapha Achoui" w:date="2026-03-11T00:29:00Z" w16du:dateUtc="2026-03-10T23:29:00Z">
        <w:r w:rsidRPr="00987250" w:rsidDel="00A664E6">
          <w:rPr>
            <w:rFonts w:ascii="Simplified Arabic" w:hAnsi="Simplified Arabic" w:cs="Simplified Arabic"/>
            <w:noProof/>
            <w:sz w:val="32"/>
            <w:szCs w:val="32"/>
            <w:lang w:bidi="ar-DZ"/>
          </w:rPr>
          <w:delText>ا</w:delText>
        </w:r>
      </w:del>
      <w:r w:rsidRPr="00987250">
        <w:rPr>
          <w:rFonts w:ascii="Simplified Arabic" w:hAnsi="Simplified Arabic" w:cs="Simplified Arabic"/>
          <w:noProof/>
          <w:sz w:val="32"/>
          <w:szCs w:val="32"/>
          <w:lang w:bidi="ar-DZ"/>
        </w:rPr>
        <w:t>لعيادة. يمر علي طلاب خلال فترة الامتحانات يكونون مضغوط</w:t>
      </w:r>
      <w:r w:rsidR="005A3C9D">
        <w:rPr>
          <w:rFonts w:ascii="Simplified Arabic" w:hAnsi="Simplified Arabic" w:cs="Simplified Arabic" w:hint="cs"/>
          <w:noProof/>
          <w:sz w:val="32"/>
          <w:szCs w:val="32"/>
          <w:rtl/>
          <w:lang w:bidi="ar-DZ"/>
        </w:rPr>
        <w:t xml:space="preserve">ين، </w:t>
      </w:r>
      <w:r w:rsidR="005A3C9D" w:rsidRPr="005A3C9D">
        <w:rPr>
          <w:rFonts w:ascii="Simplified Arabic" w:hAnsi="Simplified Arabic" w:cs="Simplified Arabic"/>
          <w:noProof/>
          <w:sz w:val="32"/>
          <w:szCs w:val="32"/>
          <w:lang w:bidi="ar-DZ"/>
        </w:rPr>
        <w:t xml:space="preserve"> </w:t>
      </w:r>
      <w:r w:rsidR="005A3C9D" w:rsidRPr="00987250">
        <w:rPr>
          <w:rFonts w:ascii="Simplified Arabic" w:hAnsi="Simplified Arabic" w:cs="Simplified Arabic"/>
          <w:noProof/>
          <w:sz w:val="32"/>
          <w:szCs w:val="32"/>
          <w:lang w:bidi="ar-DZ"/>
        </w:rPr>
        <w:t xml:space="preserve">الشيء الوحيد الذي أستطيع أن أقدم لهم إياه أن أريحهم بالكلام </w:t>
      </w:r>
    </w:p>
    <w:p w14:paraId="1A1741D1" w14:textId="64943A3D" w:rsidR="005A3C9D" w:rsidRPr="005A3C9D" w:rsidRDefault="00212D80" w:rsidP="005A3C9D">
      <w:pPr>
        <w:pStyle w:val="Script"/>
        <w:bidi/>
        <w:rPr>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t>لكن هل فعليا أنا متدربة أو أنا أعرف كيف</w:t>
      </w:r>
      <w:r w:rsidR="005A3C9D">
        <w:rPr>
          <w:rFonts w:ascii="Simplified Arabic" w:hAnsi="Simplified Arabic" w:cs="Simplified Arabic" w:hint="cs"/>
          <w:noProof/>
          <w:sz w:val="32"/>
          <w:szCs w:val="32"/>
          <w:rtl/>
          <w:lang w:bidi="ar-DZ"/>
        </w:rPr>
        <w:t xml:space="preserve"> </w:t>
      </w:r>
      <w:r w:rsidRPr="00987250">
        <w:rPr>
          <w:rFonts w:ascii="Simplified Arabic" w:hAnsi="Simplified Arabic" w:cs="Simplified Arabic"/>
          <w:noProof/>
          <w:sz w:val="32"/>
          <w:szCs w:val="32"/>
          <w:lang w:bidi="ar-DZ"/>
        </w:rPr>
        <w:t>أستطيع أن أجعل الطالب الامامي يهدي من أعصابه، يعرف كيف يوازن مشاعره، يعرف</w:t>
      </w:r>
    </w:p>
    <w:p w14:paraId="20D6BF1A" w14:textId="77777777" w:rsidR="005A3C9D" w:rsidRDefault="00212D80" w:rsidP="005A3C9D">
      <w:pPr>
        <w:pStyle w:val="Script"/>
        <w:bidi/>
        <w:rPr>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t>كيف يقلل التوتر الذي عنده، على أن يستطيع أن يدرس أفض</w:t>
      </w:r>
      <w:r w:rsidR="005A3C9D">
        <w:rPr>
          <w:rFonts w:ascii="Simplified Arabic" w:hAnsi="Simplified Arabic" w:cs="Simplified Arabic" w:hint="cs"/>
          <w:noProof/>
          <w:sz w:val="32"/>
          <w:szCs w:val="32"/>
          <w:rtl/>
          <w:lang w:bidi="ar-DZ"/>
        </w:rPr>
        <w:t xml:space="preserve">ل، </w:t>
      </w:r>
      <w:r w:rsidRPr="00987250">
        <w:rPr>
          <w:rFonts w:ascii="Simplified Arabic" w:hAnsi="Simplified Arabic" w:cs="Simplified Arabic"/>
          <w:noProof/>
          <w:sz w:val="32"/>
          <w:szCs w:val="32"/>
          <w:lang w:bidi="ar-DZ"/>
        </w:rPr>
        <w:t>، يجاوب أحسن بالامتحان</w:t>
      </w:r>
    </w:p>
    <w:p w14:paraId="6DBC7CA0" w14:textId="79FA29FF" w:rsidR="00AD5715" w:rsidRPr="00987250" w:rsidRDefault="00212D80" w:rsidP="005A3C9D">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 ، كطبيبة أسنان هدفت </w:t>
      </w:r>
      <w:r w:rsidR="005A3C9D">
        <w:rPr>
          <w:rFonts w:ascii="Simplified Arabic" w:hAnsi="Simplified Arabic" w:cs="Simplified Arabic" w:hint="cs"/>
          <w:noProof/>
          <w:sz w:val="32"/>
          <w:szCs w:val="32"/>
          <w:rtl/>
          <w:lang w:bidi="ar-DZ"/>
        </w:rPr>
        <w:t>ل</w:t>
      </w:r>
      <w:r w:rsidRPr="00987250">
        <w:rPr>
          <w:rFonts w:ascii="Simplified Arabic" w:hAnsi="Simplified Arabic" w:cs="Simplified Arabic"/>
          <w:noProof/>
          <w:sz w:val="32"/>
          <w:szCs w:val="32"/>
          <w:lang w:bidi="ar-DZ"/>
        </w:rPr>
        <w:t>شيء نحن لا نتعلمه بالكلية، ولا يدرسونا إياه</w:t>
      </w:r>
    </w:p>
    <w:p w14:paraId="7305F2B1" w14:textId="0C0C1B61" w:rsidR="00AD5715" w:rsidRPr="00987250" w:rsidRDefault="00212D80" w:rsidP="00EB099F">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فجوابي على أنه كمقدم للخدمة، هل أنا أقدم خدمة رعاية لوحدة من هذه الركائز؟ يمكن أقدم خدمة ركائز بدنية التي هي عندما يأتي المريض مع ألم، أستطيع أن أعالجه من الألم، لكن هل أستطيع أعالج من الألم النفسي الذي حدث نتيجة الألم الذي مر به، لا. هل أستطيع أن أعالج أو أريح طالب عندما يأتي نتيجة ضغط نفسي قا</w:t>
      </w:r>
      <w:r w:rsidR="005A3C9D">
        <w:rPr>
          <w:rFonts w:ascii="Simplified Arabic" w:hAnsi="Simplified Arabic" w:cs="Simplified Arabic" w:hint="cs"/>
          <w:noProof/>
          <w:sz w:val="32"/>
          <w:szCs w:val="32"/>
          <w:rtl/>
          <w:lang w:bidi="ar-DZ"/>
        </w:rPr>
        <w:t>س</w:t>
      </w:r>
      <w:r w:rsidRPr="00987250">
        <w:rPr>
          <w:rFonts w:ascii="Simplified Arabic" w:hAnsi="Simplified Arabic" w:cs="Simplified Arabic"/>
          <w:noProof/>
          <w:sz w:val="32"/>
          <w:szCs w:val="32"/>
          <w:lang w:bidi="ar-DZ"/>
        </w:rPr>
        <w:t xml:space="preserve"> عليه؟ يمكن مؤقتا هو جالس معي، أستطيع أن أغير مزاجه، أستطيع أن أغير طريقة تفكيره، </w:t>
      </w:r>
      <w:r w:rsidR="00EB099F">
        <w:rPr>
          <w:rFonts w:ascii="Simplified Arabic" w:hAnsi="Simplified Arabic" w:cs="Simplified Arabic" w:hint="cs"/>
          <w:noProof/>
          <w:sz w:val="32"/>
          <w:szCs w:val="32"/>
          <w:rtl/>
          <w:lang w:bidi="ar-DZ"/>
        </w:rPr>
        <w:t>.</w:t>
      </w:r>
    </w:p>
    <w:p w14:paraId="6A54251C" w14:textId="77777777" w:rsidR="00EB099F" w:rsidRDefault="00212D80" w:rsidP="00BE75AC">
      <w:pPr>
        <w:pStyle w:val="Script"/>
        <w:bidi/>
        <w:rPr>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lastRenderedPageBreak/>
        <w:t>لكن أنا شخصيا عملت على روحي أن أعرف</w:t>
      </w:r>
      <w:r w:rsidR="00EB099F">
        <w:rPr>
          <w:rFonts w:ascii="Simplified Arabic" w:hAnsi="Simplified Arabic" w:cs="Simplified Arabic" w:hint="cs"/>
          <w:noProof/>
          <w:sz w:val="32"/>
          <w:szCs w:val="32"/>
          <w:rtl/>
          <w:lang w:bidi="ar-DZ"/>
        </w:rPr>
        <w:t xml:space="preserve"> </w:t>
      </w:r>
      <w:r w:rsidRPr="00987250">
        <w:rPr>
          <w:rFonts w:ascii="Simplified Arabic" w:hAnsi="Simplified Arabic" w:cs="Simplified Arabic"/>
          <w:noProof/>
          <w:sz w:val="32"/>
          <w:szCs w:val="32"/>
          <w:lang w:bidi="ar-DZ"/>
        </w:rPr>
        <w:t xml:space="preserve"> </w:t>
      </w:r>
      <w:r w:rsidR="00EB099F">
        <w:rPr>
          <w:rFonts w:ascii="Simplified Arabic" w:hAnsi="Simplified Arabic" w:cs="Simplified Arabic" w:hint="cs"/>
          <w:noProof/>
          <w:sz w:val="32"/>
          <w:szCs w:val="32"/>
          <w:rtl/>
          <w:lang w:bidi="ar-DZ"/>
        </w:rPr>
        <w:t xml:space="preserve">كيف </w:t>
      </w:r>
      <w:r w:rsidRPr="00987250">
        <w:rPr>
          <w:rFonts w:ascii="Simplified Arabic" w:hAnsi="Simplified Arabic" w:cs="Simplified Arabic"/>
          <w:noProof/>
          <w:sz w:val="32"/>
          <w:szCs w:val="32"/>
          <w:lang w:bidi="ar-DZ"/>
        </w:rPr>
        <w:t xml:space="preserve">أتعامل مع طلابي مع </w:t>
      </w:r>
      <w:r w:rsidR="00EB099F">
        <w:rPr>
          <w:rFonts w:ascii="Simplified Arabic" w:hAnsi="Simplified Arabic" w:cs="Simplified Arabic" w:hint="cs"/>
          <w:noProof/>
          <w:sz w:val="32"/>
          <w:szCs w:val="32"/>
          <w:rtl/>
          <w:lang w:bidi="ar-DZ"/>
        </w:rPr>
        <w:t xml:space="preserve"> مر</w:t>
      </w:r>
      <w:r w:rsidRPr="00987250">
        <w:rPr>
          <w:rFonts w:ascii="Simplified Arabic" w:hAnsi="Simplified Arabic" w:cs="Simplified Arabic"/>
          <w:noProof/>
          <w:sz w:val="32"/>
          <w:szCs w:val="32"/>
          <w:lang w:bidi="ar-DZ"/>
        </w:rPr>
        <w:t xml:space="preserve">ضايا. لكن </w:t>
      </w:r>
      <w:r w:rsidR="00EB099F">
        <w:rPr>
          <w:rFonts w:ascii="Simplified Arabic" w:hAnsi="Simplified Arabic" w:cs="Simplified Arabic" w:hint="cs"/>
          <w:noProof/>
          <w:sz w:val="32"/>
          <w:szCs w:val="32"/>
          <w:rtl/>
          <w:lang w:bidi="ar-DZ"/>
        </w:rPr>
        <w:t>ب</w:t>
      </w:r>
      <w:r w:rsidRPr="00987250">
        <w:rPr>
          <w:rFonts w:ascii="Simplified Arabic" w:hAnsi="Simplified Arabic" w:cs="Simplified Arabic"/>
          <w:noProof/>
          <w:sz w:val="32"/>
          <w:szCs w:val="32"/>
          <w:lang w:bidi="ar-DZ"/>
        </w:rPr>
        <w:t xml:space="preserve">النظام الموجود لدينا كنظام تعليمي لطب الأسنان، كنظام تقديم خدمة طب الأسنان، هذا الشيء </w:t>
      </w:r>
      <w:r w:rsidR="00EB099F">
        <w:rPr>
          <w:rFonts w:ascii="Simplified Arabic" w:hAnsi="Simplified Arabic" w:cs="Simplified Arabic" w:hint="cs"/>
          <w:noProof/>
          <w:sz w:val="32"/>
          <w:szCs w:val="32"/>
          <w:rtl/>
          <w:lang w:bidi="ar-DZ"/>
        </w:rPr>
        <w:t>غير</w:t>
      </w:r>
      <w:r w:rsidRPr="00987250">
        <w:rPr>
          <w:rFonts w:ascii="Simplified Arabic" w:hAnsi="Simplified Arabic" w:cs="Simplified Arabic"/>
          <w:noProof/>
          <w:sz w:val="32"/>
          <w:szCs w:val="32"/>
          <w:lang w:bidi="ar-DZ"/>
        </w:rPr>
        <w:t xml:space="preserve"> موجود. لكن عندما نأتي مثلا بالجامعة، هل هذه الركائز موجودة كتقديم الخدمة؟ </w:t>
      </w:r>
    </w:p>
    <w:p w14:paraId="463C7825" w14:textId="38A4FAC2" w:rsidR="00AD5715" w:rsidRPr="00987250" w:rsidRDefault="00212D80" w:rsidP="00EB099F">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أنت سؤالك هل هي موجودة؟ سأرد عليك وأقول لك نعم، لكن هل هي مفعلة طريقة استخدامها؟ سأقول لك هناك أماكن سأقول لك لا، هناك أماكن سأقول لك أنا لا أعرف، يعني مثلا </w:t>
      </w:r>
      <w:r w:rsidR="00EB099F">
        <w:rPr>
          <w:rFonts w:ascii="Simplified Arabic" w:hAnsi="Simplified Arabic" w:cs="Simplified Arabic" w:hint="cs"/>
          <w:noProof/>
          <w:sz w:val="32"/>
          <w:szCs w:val="32"/>
          <w:rtl/>
          <w:lang w:bidi="ar-DZ"/>
        </w:rPr>
        <w:t xml:space="preserve"> الركيزة</w:t>
      </w:r>
      <w:r w:rsidRPr="00987250">
        <w:rPr>
          <w:rFonts w:ascii="Simplified Arabic" w:hAnsi="Simplified Arabic" w:cs="Simplified Arabic"/>
          <w:noProof/>
          <w:sz w:val="32"/>
          <w:szCs w:val="32"/>
          <w:lang w:bidi="ar-DZ"/>
        </w:rPr>
        <w:t xml:space="preserve"> الدينية، هناك أماكن مصليات ، تأتي إيميلات، إعلانات عن محاضرات دينية، لكن هل هناك حث عليها، هل هناك اقدام عليها؟ أنا لا أعرف.</w:t>
      </w:r>
    </w:p>
    <w:p w14:paraId="4C738E7B" w14:textId="77777777" w:rsidR="00EB099F" w:rsidRDefault="00212D80" w:rsidP="00BE75AC">
      <w:pPr>
        <w:pStyle w:val="Script"/>
        <w:bidi/>
        <w:rPr>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t xml:space="preserve">تحديات، فلذلك أنا لا أريد أن أدخل هنا. نجاوب على على جزئية هل الخدمة هاي أنا أقدمها كمقدم للخدمة؟ سأقول لك أنا لا متعلمة و متدربة، لكن أحاول على قد ما أستطيع. كمتلقية موجودة، لكن هل هي مفعلة بحياتي أو خلال يومي نعم و لا. </w:t>
      </w:r>
    </w:p>
    <w:p w14:paraId="18DA096C" w14:textId="7D1FEA7C" w:rsidR="00AD5715" w:rsidRDefault="00212D80" w:rsidP="00EB099F">
      <w:pPr>
        <w:pStyle w:val="Script"/>
        <w:bidi/>
        <w:rPr>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t>دكتور، هل ممكن أن تضيف شيئا؟</w:t>
      </w:r>
    </w:p>
    <w:p w14:paraId="7291813C" w14:textId="57BBC8E5" w:rsidR="00EB099F" w:rsidRPr="00987250" w:rsidRDefault="00EB099F" w:rsidP="00EB099F">
      <w:pPr>
        <w:pStyle w:val="Script"/>
        <w:bidi/>
        <w:rPr>
          <w:rFonts w:ascii="Simplified Arabic" w:hAnsi="Simplified Arabic" w:cs="Simplified Arabic"/>
          <w:noProof/>
          <w:sz w:val="32"/>
          <w:szCs w:val="32"/>
          <w:lang w:bidi="ar-DZ"/>
        </w:rPr>
      </w:pPr>
      <w:r>
        <w:rPr>
          <w:rFonts w:ascii="Simplified Arabic" w:hAnsi="Simplified Arabic" w:cs="Simplified Arabic" w:hint="cs"/>
          <w:noProof/>
          <w:sz w:val="32"/>
          <w:szCs w:val="32"/>
          <w:rtl/>
          <w:lang w:bidi="ar-DZ"/>
        </w:rPr>
        <w:t>دكتور نفسي:</w:t>
      </w:r>
    </w:p>
    <w:p w14:paraId="7FA82FE0" w14:textId="63EF1FB9"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أتوقع جزء كبير من الركائز موجود في النظام الصحي بشكل عام يعني من</w:t>
      </w:r>
      <w:r w:rsidR="00EB099F">
        <w:rPr>
          <w:rFonts w:ascii="Simplified Arabic" w:hAnsi="Simplified Arabic" w:cs="Simplified Arabic" w:hint="cs"/>
          <w:noProof/>
          <w:sz w:val="32"/>
          <w:szCs w:val="32"/>
          <w:rtl/>
          <w:lang w:bidi="ar-DZ"/>
        </w:rPr>
        <w:t xml:space="preserve"> </w:t>
      </w:r>
      <w:r w:rsidRPr="00987250">
        <w:rPr>
          <w:rFonts w:ascii="Simplified Arabic" w:hAnsi="Simplified Arabic" w:cs="Simplified Arabic"/>
          <w:noProof/>
          <w:sz w:val="32"/>
          <w:szCs w:val="32"/>
          <w:lang w:bidi="ar-DZ"/>
        </w:rPr>
        <w:t xml:space="preserve"> </w:t>
      </w:r>
      <w:r w:rsidR="00EB099F">
        <w:rPr>
          <w:rFonts w:ascii="Simplified Arabic" w:hAnsi="Simplified Arabic" w:cs="Simplified Arabic" w:hint="cs"/>
          <w:noProof/>
          <w:sz w:val="32"/>
          <w:szCs w:val="32"/>
          <w:rtl/>
          <w:lang w:bidi="ar-DZ"/>
        </w:rPr>
        <w:t>ال</w:t>
      </w:r>
      <w:r w:rsidRPr="00987250">
        <w:rPr>
          <w:rFonts w:ascii="Simplified Arabic" w:hAnsi="Simplified Arabic" w:cs="Simplified Arabic"/>
          <w:noProof/>
          <w:sz w:val="32"/>
          <w:szCs w:val="32"/>
          <w:lang w:bidi="ar-DZ"/>
        </w:rPr>
        <w:t xml:space="preserve">ناحية </w:t>
      </w:r>
      <w:r w:rsidR="00EB099F">
        <w:rPr>
          <w:rFonts w:ascii="Simplified Arabic" w:hAnsi="Simplified Arabic" w:cs="Simplified Arabic" w:hint="cs"/>
          <w:noProof/>
          <w:sz w:val="32"/>
          <w:szCs w:val="32"/>
          <w:rtl/>
          <w:lang w:bidi="ar-DZ"/>
        </w:rPr>
        <w:t>ال</w:t>
      </w:r>
      <w:r w:rsidRPr="00987250">
        <w:rPr>
          <w:rFonts w:ascii="Simplified Arabic" w:hAnsi="Simplified Arabic" w:cs="Simplified Arabic"/>
          <w:noProof/>
          <w:sz w:val="32"/>
          <w:szCs w:val="32"/>
          <w:lang w:bidi="ar-DZ"/>
        </w:rPr>
        <w:t>جسدية مثل ما ذكرت الأخت في جم</w:t>
      </w:r>
      <w:r w:rsidR="00EB099F">
        <w:rPr>
          <w:rFonts w:ascii="Simplified Arabic" w:hAnsi="Simplified Arabic" w:cs="Simplified Arabic" w:hint="cs"/>
          <w:noProof/>
          <w:sz w:val="32"/>
          <w:szCs w:val="32"/>
          <w:rtl/>
          <w:lang w:bidi="ar-DZ"/>
        </w:rPr>
        <w:t>يع</w:t>
      </w:r>
      <w:r w:rsidRPr="00987250">
        <w:rPr>
          <w:rFonts w:ascii="Simplified Arabic" w:hAnsi="Simplified Arabic" w:cs="Simplified Arabic"/>
          <w:noProof/>
          <w:sz w:val="32"/>
          <w:szCs w:val="32"/>
          <w:lang w:bidi="ar-DZ"/>
        </w:rPr>
        <w:t xml:space="preserve"> في المراكز الصحية، معظم المراكز الصحية الحين يعني أضافوا لها جمات، من ناحية نفسية عندنا الحين Sort clicمسكها الدكتور </w:t>
      </w:r>
      <w:r w:rsidR="00EB099F">
        <w:rPr>
          <w:rFonts w:ascii="Simplified Arabic" w:hAnsi="Simplified Arabic" w:cs="Simplified Arabic" w:hint="cs"/>
          <w:noProof/>
          <w:sz w:val="32"/>
          <w:szCs w:val="32"/>
          <w:rtl/>
          <w:lang w:bidi="ar-DZ"/>
        </w:rPr>
        <w:t xml:space="preserve">الدعم </w:t>
      </w:r>
      <w:r w:rsidRPr="00987250">
        <w:rPr>
          <w:rFonts w:ascii="Simplified Arabic" w:hAnsi="Simplified Arabic" w:cs="Simplified Arabic"/>
          <w:noProof/>
          <w:sz w:val="32"/>
          <w:szCs w:val="32"/>
          <w:lang w:bidi="ar-DZ"/>
        </w:rPr>
        <w:t>النفسي. من الناحية الدينية دائما الدعم موجود، الدعم الديني في المستشفيات بشكل عام مثل مستشفى حمد وكذا في</w:t>
      </w:r>
      <w:r w:rsidR="00EB099F">
        <w:rPr>
          <w:rFonts w:ascii="Simplified Arabic" w:hAnsi="Simplified Arabic" w:cs="Simplified Arabic" w:hint="cs"/>
          <w:noProof/>
          <w:sz w:val="32"/>
          <w:szCs w:val="32"/>
          <w:rtl/>
          <w:lang w:bidi="ar-DZ"/>
        </w:rPr>
        <w:t>ه</w:t>
      </w:r>
      <w:r w:rsidRPr="00987250">
        <w:rPr>
          <w:rFonts w:ascii="Simplified Arabic" w:hAnsi="Simplified Arabic" w:cs="Simplified Arabic"/>
          <w:noProof/>
          <w:sz w:val="32"/>
          <w:szCs w:val="32"/>
          <w:lang w:bidi="ar-DZ"/>
        </w:rPr>
        <w:t xml:space="preserve"> شيخ للحالات المتقدمة، الحالات الصعبة.</w:t>
      </w:r>
    </w:p>
    <w:p w14:paraId="724194B1" w14:textId="21C68391" w:rsidR="00AD5715" w:rsidRPr="00987250" w:rsidRDefault="00212D80" w:rsidP="00EB099F">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يذهب يزور المرضى الذين ليس لهم أهل</w:t>
      </w:r>
      <w:r w:rsidR="00EB099F">
        <w:rPr>
          <w:rFonts w:ascii="Simplified Arabic" w:hAnsi="Simplified Arabic" w:cs="Simplified Arabic" w:hint="cs"/>
          <w:noProof/>
          <w:sz w:val="32"/>
          <w:szCs w:val="32"/>
          <w:rtl/>
          <w:lang w:bidi="ar-DZ"/>
        </w:rPr>
        <w:t xml:space="preserve"> </w:t>
      </w:r>
      <w:r w:rsidRPr="00987250">
        <w:rPr>
          <w:rFonts w:ascii="Simplified Arabic" w:hAnsi="Simplified Arabic" w:cs="Simplified Arabic"/>
          <w:noProof/>
          <w:sz w:val="32"/>
          <w:szCs w:val="32"/>
          <w:lang w:bidi="ar-DZ"/>
        </w:rPr>
        <w:t xml:space="preserve"> </w:t>
      </w:r>
      <w:r w:rsidR="00EB099F">
        <w:rPr>
          <w:rFonts w:ascii="Simplified Arabic" w:hAnsi="Simplified Arabic" w:cs="Simplified Arabic" w:hint="cs"/>
          <w:noProof/>
          <w:sz w:val="32"/>
          <w:szCs w:val="32"/>
          <w:rtl/>
          <w:lang w:bidi="ar-DZ"/>
        </w:rPr>
        <w:t>أ</w:t>
      </w:r>
      <w:r w:rsidRPr="00987250">
        <w:rPr>
          <w:rFonts w:ascii="Simplified Arabic" w:hAnsi="Simplified Arabic" w:cs="Simplified Arabic"/>
          <w:noProof/>
          <w:sz w:val="32"/>
          <w:szCs w:val="32"/>
          <w:lang w:bidi="ar-DZ"/>
        </w:rPr>
        <w:t>و</w:t>
      </w:r>
      <w:r w:rsidR="00EB099F">
        <w:rPr>
          <w:rFonts w:ascii="Simplified Arabic" w:hAnsi="Simplified Arabic" w:cs="Simplified Arabic" w:hint="cs"/>
          <w:noProof/>
          <w:sz w:val="32"/>
          <w:szCs w:val="32"/>
          <w:rtl/>
          <w:lang w:bidi="ar-DZ"/>
        </w:rPr>
        <w:t xml:space="preserve"> </w:t>
      </w:r>
      <w:r w:rsidRPr="00987250">
        <w:rPr>
          <w:rFonts w:ascii="Simplified Arabic" w:hAnsi="Simplified Arabic" w:cs="Simplified Arabic"/>
          <w:noProof/>
          <w:sz w:val="32"/>
          <w:szCs w:val="32"/>
          <w:lang w:bidi="ar-DZ"/>
        </w:rPr>
        <w:t xml:space="preserve"> عندهم مشاكل دينية، فمعظم الركائز يعني أنا أرى هناك طريقة تفعيل ممكن تتفعل بشكل اكبر، لكن أرى هناك جزء كبير منها تفعل</w:t>
      </w:r>
      <w:r w:rsidR="00EB099F">
        <w:rPr>
          <w:rFonts w:ascii="Simplified Arabic" w:hAnsi="Simplified Arabic" w:cs="Simplified Arabic" w:hint="cs"/>
          <w:noProof/>
          <w:sz w:val="32"/>
          <w:szCs w:val="32"/>
          <w:rtl/>
          <w:lang w:bidi="ar-DZ"/>
        </w:rPr>
        <w:t>.</w:t>
      </w:r>
    </w:p>
    <w:p w14:paraId="545900A9" w14:textId="77777777" w:rsidR="00EB099F" w:rsidRDefault="00212D80" w:rsidP="00BE75AC">
      <w:pPr>
        <w:pStyle w:val="Script"/>
        <w:bidi/>
        <w:rPr>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t>أي شخص يريد أن شي</w:t>
      </w:r>
      <w:r w:rsidR="00EB099F">
        <w:rPr>
          <w:rFonts w:ascii="Simplified Arabic" w:hAnsi="Simplified Arabic" w:cs="Simplified Arabic" w:hint="cs"/>
          <w:noProof/>
          <w:sz w:val="32"/>
          <w:szCs w:val="32"/>
          <w:rtl/>
          <w:lang w:bidi="ar-DZ"/>
        </w:rPr>
        <w:t>ء</w:t>
      </w:r>
      <w:r w:rsidRPr="00987250">
        <w:rPr>
          <w:rFonts w:ascii="Simplified Arabic" w:hAnsi="Simplified Arabic" w:cs="Simplified Arabic"/>
          <w:noProof/>
          <w:sz w:val="32"/>
          <w:szCs w:val="32"/>
          <w:lang w:bidi="ar-DZ"/>
        </w:rPr>
        <w:t xml:space="preserve">؟ طيب، هذا جميل. </w:t>
      </w:r>
    </w:p>
    <w:p w14:paraId="66E093C8" w14:textId="50924E79" w:rsidR="00EB099F" w:rsidRDefault="00212D80" w:rsidP="00EB099F">
      <w:pPr>
        <w:pStyle w:val="Script"/>
        <w:bidi/>
        <w:rPr>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lastRenderedPageBreak/>
        <w:t xml:space="preserve">نريد أن ننتقل الى الجزء الثاني، قبل الانتقال الى الجزء الثاني، هل لديكم أي سؤال أو تعليق بخصوص الأسئلة المقدمة إلى الآن؟ أو ملاحظة أو شيء أو كفاية؟ </w:t>
      </w:r>
    </w:p>
    <w:p w14:paraId="5422E7B3" w14:textId="642CD317" w:rsidR="00EB099F" w:rsidRPr="00EB099F" w:rsidRDefault="00EB099F" w:rsidP="00EB099F">
      <w:pPr>
        <w:pStyle w:val="Script"/>
        <w:bidi/>
        <w:rPr>
          <w:rFonts w:ascii="Simplified Arabic" w:hAnsi="Simplified Arabic" w:cs="Simplified Arabic"/>
          <w:b/>
          <w:bCs/>
          <w:noProof/>
          <w:sz w:val="32"/>
          <w:szCs w:val="32"/>
          <w:rtl/>
          <w:lang w:bidi="ar-DZ"/>
        </w:rPr>
      </w:pPr>
      <w:r w:rsidRPr="00EB099F">
        <w:rPr>
          <w:rFonts w:ascii="Simplified Arabic" w:hAnsi="Simplified Arabic" w:cs="Simplified Arabic" w:hint="cs"/>
          <w:b/>
          <w:bCs/>
          <w:noProof/>
          <w:sz w:val="32"/>
          <w:szCs w:val="32"/>
          <w:rtl/>
          <w:lang w:bidi="ar-DZ"/>
        </w:rPr>
        <w:t>التحديات والصعوبات:</w:t>
      </w:r>
    </w:p>
    <w:p w14:paraId="58F22EEE" w14:textId="34C9C3A2" w:rsidR="00AD5715" w:rsidRPr="00987250" w:rsidRDefault="00212D80" w:rsidP="00EB099F">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اذا نحن ننتقل إلى الجزء الثاني من هذه الجلسة يتعلق بالتحديات، ما هي الصعوبات؟</w:t>
      </w:r>
      <w:r w:rsidR="00EB099F">
        <w:rPr>
          <w:rFonts w:ascii="Simplified Arabic" w:hAnsi="Simplified Arabic" w:cs="Simplified Arabic" w:hint="cs"/>
          <w:noProof/>
          <w:sz w:val="32"/>
          <w:szCs w:val="32"/>
          <w:rtl/>
          <w:lang w:bidi="ar-DZ"/>
        </w:rPr>
        <w:t xml:space="preserve"> </w:t>
      </w:r>
      <w:r w:rsidRPr="00987250">
        <w:rPr>
          <w:rFonts w:ascii="Simplified Arabic" w:hAnsi="Simplified Arabic" w:cs="Simplified Arabic"/>
          <w:noProof/>
          <w:sz w:val="32"/>
          <w:szCs w:val="32"/>
          <w:lang w:bidi="ar-DZ"/>
        </w:rPr>
        <w:t xml:space="preserve"> </w:t>
      </w:r>
      <w:r w:rsidR="00EB099F">
        <w:rPr>
          <w:rFonts w:ascii="Simplified Arabic" w:hAnsi="Simplified Arabic" w:cs="Simplified Arabic" w:hint="cs"/>
          <w:noProof/>
          <w:sz w:val="32"/>
          <w:szCs w:val="32"/>
          <w:rtl/>
          <w:lang w:bidi="ar-DZ"/>
        </w:rPr>
        <w:t xml:space="preserve">ما </w:t>
      </w:r>
      <w:r w:rsidRPr="00987250">
        <w:rPr>
          <w:rFonts w:ascii="Simplified Arabic" w:hAnsi="Simplified Arabic" w:cs="Simplified Arabic"/>
          <w:noProof/>
          <w:sz w:val="32"/>
          <w:szCs w:val="32"/>
          <w:lang w:bidi="ar-DZ"/>
        </w:rPr>
        <w:t>هي المشكلات، و</w:t>
      </w:r>
      <w:r w:rsidR="00EB099F">
        <w:rPr>
          <w:rFonts w:ascii="Simplified Arabic" w:hAnsi="Simplified Arabic" w:cs="Simplified Arabic" w:hint="cs"/>
          <w:noProof/>
          <w:sz w:val="32"/>
          <w:szCs w:val="32"/>
          <w:rtl/>
          <w:lang w:bidi="ar-DZ"/>
        </w:rPr>
        <w:t>ل</w:t>
      </w:r>
      <w:r w:rsidRPr="00987250">
        <w:rPr>
          <w:rFonts w:ascii="Simplified Arabic" w:hAnsi="Simplified Arabic" w:cs="Simplified Arabic"/>
          <w:noProof/>
          <w:sz w:val="32"/>
          <w:szCs w:val="32"/>
          <w:lang w:bidi="ar-DZ"/>
        </w:rPr>
        <w:t>ذلك نحن نستعمل كلمة التحديات</w:t>
      </w:r>
      <w:r w:rsidR="00EB099F">
        <w:rPr>
          <w:rFonts w:ascii="Simplified Arabic" w:hAnsi="Simplified Arabic" w:cs="Simplified Arabic" w:hint="cs"/>
          <w:noProof/>
          <w:sz w:val="32"/>
          <w:szCs w:val="32"/>
          <w:rtl/>
          <w:lang w:bidi="ar-DZ"/>
        </w:rPr>
        <w:t xml:space="preserve"> </w:t>
      </w:r>
      <w:r w:rsidRPr="00987250">
        <w:rPr>
          <w:rFonts w:ascii="Simplified Arabic" w:hAnsi="Simplified Arabic" w:cs="Simplified Arabic"/>
          <w:noProof/>
          <w:sz w:val="32"/>
          <w:szCs w:val="32"/>
          <w:lang w:bidi="ar-DZ"/>
        </w:rPr>
        <w:t>challenges بالإنجليزي، التحديات الأساسية، لا ندخل في التفاصيل؟ التي تواجه عملية دمج هذه الركائز والقيم في القطاع الصحي، في الرعاية الصحية.</w:t>
      </w:r>
    </w:p>
    <w:p w14:paraId="0322252A" w14:textId="77777777" w:rsidR="00EB099F" w:rsidRDefault="00212D80" w:rsidP="00EB099F">
      <w:pPr>
        <w:pStyle w:val="Script"/>
        <w:bidi/>
        <w:rPr>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t xml:space="preserve">هذه التحديات قد تكون ثقافية، قد تكون لها علاقة بالمجتمع القطري، قد تكون لها علاقة بقوانين أو أي حواجز، يعني تحديات بصفة عامة لتجعل القطاع الصحي أو الرعاية الصحية لا تدمج هذه الركائز وهذه القيم في الرعاية الصحية. </w:t>
      </w:r>
    </w:p>
    <w:p w14:paraId="231BF145" w14:textId="07FFBC64" w:rsidR="00AD5715" w:rsidRPr="00987250" w:rsidRDefault="00212D80" w:rsidP="00EB099F">
      <w:pPr>
        <w:pStyle w:val="Script"/>
        <w:bidi/>
        <w:rPr>
          <w:rFonts w:ascii="Simplified Arabic" w:hAnsi="Simplified Arabic" w:cs="Simplified Arabic"/>
          <w:noProof/>
          <w:sz w:val="32"/>
          <w:szCs w:val="32"/>
          <w:lang w:bidi="ar-EG"/>
        </w:rPr>
      </w:pPr>
      <w:r w:rsidRPr="00987250">
        <w:rPr>
          <w:rFonts w:ascii="Simplified Arabic" w:hAnsi="Simplified Arabic" w:cs="Simplified Arabic"/>
          <w:noProof/>
          <w:sz w:val="32"/>
          <w:szCs w:val="32"/>
          <w:lang w:bidi="ar-DZ"/>
        </w:rPr>
        <w:t xml:space="preserve">الدكتور </w:t>
      </w:r>
      <w:r w:rsidR="00EB099F">
        <w:rPr>
          <w:rFonts w:ascii="Simplified Arabic" w:hAnsi="Simplified Arabic" w:cs="Simplified Arabic" w:hint="cs"/>
          <w:noProof/>
          <w:sz w:val="32"/>
          <w:szCs w:val="32"/>
          <w:rtl/>
          <w:lang w:bidi="ar-DZ"/>
        </w:rPr>
        <w:t xml:space="preserve"> أ</w:t>
      </w:r>
      <w:r w:rsidRPr="00987250">
        <w:rPr>
          <w:rFonts w:ascii="Simplified Arabic" w:hAnsi="Simplified Arabic" w:cs="Simplified Arabic"/>
          <w:noProof/>
          <w:sz w:val="32"/>
          <w:szCs w:val="32"/>
          <w:lang w:bidi="ar-DZ"/>
        </w:rPr>
        <w:t>عطانا أمثلة من مستشفى حمد ممتازة جدا، ولكن أكيد هناك تحديات في المستشفيات، في العيادات والمراكز الصحية، لا بد أن كل واحد منكم يعطينا التحديات، سواء كمستخدم أو كمقدم للرعاية الصحية، فهذا يعني شيء مهم جدا، لأنه بعد ننتقل الى ما هي الفرص الموجودة ايضا، يعني أنه صحيح هناك تحديات، ولكن هناك فرص يعني مثلا بمج هذا الركائز.</w:t>
      </w:r>
      <w:r w:rsidR="00EB099F">
        <w:rPr>
          <w:rFonts w:ascii="Simplified Arabic" w:hAnsi="Simplified Arabic" w:cs="Simplified Arabic" w:hint="cs"/>
          <w:noProof/>
          <w:sz w:val="32"/>
          <w:szCs w:val="32"/>
          <w:rtl/>
          <w:lang w:bidi="ar-DZ"/>
        </w:rPr>
        <w:t xml:space="preserve"> </w:t>
      </w:r>
      <w:r w:rsidR="00EB099F">
        <w:rPr>
          <w:rFonts w:ascii="Simplified Arabic" w:hAnsi="Simplified Arabic" w:cs="Simplified Arabic" w:hint="cs"/>
          <w:noProof/>
          <w:sz w:val="32"/>
          <w:szCs w:val="32"/>
          <w:rtl/>
          <w:lang w:bidi="ar-EG"/>
        </w:rPr>
        <w:t>(عشوي)</w:t>
      </w:r>
    </w:p>
    <w:p w14:paraId="69B100AB" w14:textId="77777777" w:rsidR="00EB099F" w:rsidRDefault="00212D80" w:rsidP="00BE75AC">
      <w:pPr>
        <w:pStyle w:val="Script"/>
        <w:bidi/>
        <w:rPr>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t xml:space="preserve">من يريد أن يبدأ؟ تفضلي. </w:t>
      </w:r>
    </w:p>
    <w:p w14:paraId="02039765" w14:textId="502838C1" w:rsidR="00AD5715" w:rsidRPr="00987250" w:rsidRDefault="00212D80" w:rsidP="00EB099F">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أساسا قبل أن نتكلم عن </w:t>
      </w:r>
      <w:r w:rsidR="00345478">
        <w:rPr>
          <w:rFonts w:ascii="Simplified Arabic" w:hAnsi="Simplified Arabic" w:cs="Simplified Arabic" w:hint="cs"/>
          <w:noProof/>
          <w:sz w:val="32"/>
          <w:szCs w:val="32"/>
          <w:rtl/>
          <w:lang w:bidi="ar-DZ"/>
        </w:rPr>
        <w:t xml:space="preserve"> التحديات</w:t>
      </w:r>
      <w:r w:rsidRPr="00987250">
        <w:rPr>
          <w:rFonts w:ascii="Simplified Arabic" w:hAnsi="Simplified Arabic" w:cs="Simplified Arabic"/>
          <w:noProof/>
          <w:sz w:val="32"/>
          <w:szCs w:val="32"/>
          <w:lang w:bidi="ar-DZ"/>
        </w:rPr>
        <w:t>و الدكتور يتكلم، أنا أفكر قد تكون من التحديات التي نواجهها حاليا كمقدمين، ليس كلنا على دراية بالخدمات الموجودة، يعني أقرب مثال، أنا أول مرة أعرف أمس أن لدينا مشايخ</w:t>
      </w:r>
      <w:r w:rsidR="00FA6914">
        <w:rPr>
          <w:rFonts w:ascii="Simplified Arabic" w:hAnsi="Simplified Arabic" w:cs="Simplified Arabic" w:hint="cs"/>
          <w:noProof/>
          <w:sz w:val="32"/>
          <w:szCs w:val="32"/>
          <w:rtl/>
          <w:lang w:bidi="ar-DZ"/>
        </w:rPr>
        <w:t xml:space="preserve"> </w:t>
      </w:r>
      <w:r w:rsidRPr="00987250">
        <w:rPr>
          <w:rFonts w:ascii="Simplified Arabic" w:hAnsi="Simplified Arabic" w:cs="Simplified Arabic"/>
          <w:noProof/>
          <w:sz w:val="32"/>
          <w:szCs w:val="32"/>
          <w:lang w:bidi="ar-DZ"/>
        </w:rPr>
        <w:t xml:space="preserve"> </w:t>
      </w:r>
      <w:r w:rsidR="00FA6914">
        <w:rPr>
          <w:rFonts w:ascii="Simplified Arabic" w:hAnsi="Simplified Arabic" w:cs="Simplified Arabic" w:hint="cs"/>
          <w:noProof/>
          <w:sz w:val="32"/>
          <w:szCs w:val="32"/>
          <w:rtl/>
          <w:lang w:bidi="ar-DZ"/>
        </w:rPr>
        <w:t xml:space="preserve">في </w:t>
      </w:r>
      <w:r w:rsidRPr="00987250">
        <w:rPr>
          <w:rFonts w:ascii="Simplified Arabic" w:hAnsi="Simplified Arabic" w:cs="Simplified Arabic"/>
          <w:noProof/>
          <w:sz w:val="32"/>
          <w:szCs w:val="32"/>
          <w:lang w:bidi="ar-DZ"/>
        </w:rPr>
        <w:t xml:space="preserve">مؤسسة حمد </w:t>
      </w:r>
      <w:r w:rsidR="00FA6914">
        <w:rPr>
          <w:rFonts w:ascii="Simplified Arabic" w:hAnsi="Simplified Arabic" w:cs="Simplified Arabic" w:hint="cs"/>
          <w:noProof/>
          <w:sz w:val="32"/>
          <w:szCs w:val="32"/>
          <w:rtl/>
          <w:lang w:bidi="ar-DZ"/>
        </w:rPr>
        <w:t xml:space="preserve"> يقرؤون</w:t>
      </w:r>
      <w:r w:rsidRPr="00987250">
        <w:rPr>
          <w:rFonts w:ascii="Simplified Arabic" w:hAnsi="Simplified Arabic" w:cs="Simplified Arabic"/>
          <w:noProof/>
          <w:sz w:val="32"/>
          <w:szCs w:val="32"/>
          <w:lang w:bidi="ar-DZ"/>
        </w:rPr>
        <w:t xml:space="preserve"> كان هذا الشيء أول مرة أعرفه، لماذا نحن كأخصائيين لا نعرفه؟ ونحن أساسا من أهم الأماكن التي </w:t>
      </w:r>
      <w:r w:rsidR="00FA6914">
        <w:rPr>
          <w:rFonts w:ascii="Simplified Arabic" w:hAnsi="Simplified Arabic" w:cs="Simplified Arabic" w:hint="cs"/>
          <w:noProof/>
          <w:sz w:val="32"/>
          <w:szCs w:val="32"/>
          <w:rtl/>
          <w:lang w:bidi="ar-DZ"/>
        </w:rPr>
        <w:t xml:space="preserve"> يأتي إليها</w:t>
      </w:r>
      <w:r w:rsidRPr="00987250">
        <w:rPr>
          <w:rFonts w:ascii="Simplified Arabic" w:hAnsi="Simplified Arabic" w:cs="Simplified Arabic"/>
          <w:noProof/>
          <w:sz w:val="32"/>
          <w:szCs w:val="32"/>
          <w:lang w:bidi="ar-DZ"/>
        </w:rPr>
        <w:t xml:space="preserve"> مرضى وسواس قهري في العقيدة</w:t>
      </w:r>
    </w:p>
    <w:p w14:paraId="5ED3C16D" w14:textId="113A8E7E"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lastRenderedPageBreak/>
        <w:t>لماذا أنا لا أعرف أن هناك أحد يستطيع أن يرد على الشبهات التي عند هذا المريض؟ يعني عدم معرفة المقدم بجميع الخدمات الموجودة ب</w:t>
      </w:r>
      <w:r w:rsidR="00345478">
        <w:rPr>
          <w:rFonts w:ascii="Simplified Arabic" w:hAnsi="Simplified Arabic" w:cs="Simplified Arabic" w:hint="cs"/>
          <w:noProof/>
          <w:sz w:val="32"/>
          <w:szCs w:val="32"/>
          <w:rtl/>
          <w:lang w:bidi="ar-DZ"/>
        </w:rPr>
        <w:t xml:space="preserve">مستشفى </w:t>
      </w:r>
      <w:r w:rsidRPr="00987250">
        <w:rPr>
          <w:rFonts w:ascii="Simplified Arabic" w:hAnsi="Simplified Arabic" w:cs="Simplified Arabic"/>
          <w:noProof/>
          <w:sz w:val="32"/>
          <w:szCs w:val="32"/>
          <w:lang w:bidi="ar-DZ"/>
        </w:rPr>
        <w:t xml:space="preserve">حمد، قد تكون عائق في عدم إعطاء هذه الركائز أحقيتها، أو أن يعطيها الشكل يعني أقول لكم فكرة لا توفى الحق، لأن نحن عندنا قصور في أن لا ندعي </w:t>
      </w:r>
      <w:r w:rsidR="00FA6914">
        <w:rPr>
          <w:rFonts w:ascii="Simplified Arabic" w:hAnsi="Simplified Arabic" w:cs="Simplified Arabic" w:hint="cs"/>
          <w:noProof/>
          <w:sz w:val="32"/>
          <w:szCs w:val="32"/>
          <w:rtl/>
          <w:lang w:bidi="ar-DZ"/>
        </w:rPr>
        <w:t xml:space="preserve"> </w:t>
      </w:r>
      <w:r w:rsidR="00345478">
        <w:rPr>
          <w:rFonts w:ascii="Simplified Arabic" w:hAnsi="Simplified Arabic" w:cs="Simplified Arabic" w:hint="cs"/>
          <w:noProof/>
          <w:sz w:val="32"/>
          <w:szCs w:val="32"/>
          <w:rtl/>
          <w:lang w:bidi="ar-DZ"/>
        </w:rPr>
        <w:t xml:space="preserve">أن </w:t>
      </w:r>
      <w:r w:rsidRPr="00987250">
        <w:rPr>
          <w:rFonts w:ascii="Simplified Arabic" w:hAnsi="Simplified Arabic" w:cs="Simplified Arabic"/>
          <w:noProof/>
          <w:sz w:val="32"/>
          <w:szCs w:val="32"/>
          <w:lang w:bidi="ar-DZ"/>
        </w:rPr>
        <w:t xml:space="preserve"> هذه الخدمات أساسا أنها متوفرة. نحن نسمع</w:t>
      </w:r>
      <w:r w:rsidR="00345478">
        <w:rPr>
          <w:rFonts w:ascii="Simplified Arabic" w:hAnsi="Simplified Arabic" w:cs="Simplified Arabic" w:hint="cs"/>
          <w:noProof/>
          <w:sz w:val="32"/>
          <w:szCs w:val="32"/>
          <w:rtl/>
          <w:lang w:bidi="ar-DZ"/>
        </w:rPr>
        <w:t xml:space="preserve"> </w:t>
      </w:r>
      <w:r w:rsidRPr="00987250">
        <w:rPr>
          <w:rFonts w:ascii="Simplified Arabic" w:hAnsi="Simplified Arabic" w:cs="Simplified Arabic"/>
          <w:noProof/>
          <w:sz w:val="32"/>
          <w:szCs w:val="32"/>
          <w:lang w:bidi="ar-DZ"/>
        </w:rPr>
        <w:t>لكن ليس</w:t>
      </w:r>
      <w:r w:rsidR="00345478">
        <w:rPr>
          <w:rFonts w:ascii="Simplified Arabic" w:hAnsi="Simplified Arabic" w:cs="Simplified Arabic" w:hint="cs"/>
          <w:noProof/>
          <w:sz w:val="32"/>
          <w:szCs w:val="32"/>
          <w:rtl/>
          <w:lang w:bidi="ar-DZ"/>
        </w:rPr>
        <w:t>ت</w:t>
      </w:r>
      <w:r w:rsidRPr="00987250">
        <w:rPr>
          <w:rFonts w:ascii="Simplified Arabic" w:hAnsi="Simplified Arabic" w:cs="Simplified Arabic"/>
          <w:noProof/>
          <w:sz w:val="32"/>
          <w:szCs w:val="32"/>
          <w:lang w:bidi="ar-DZ"/>
        </w:rPr>
        <w:t xml:space="preserve"> موجود</w:t>
      </w:r>
      <w:r w:rsidR="00345478">
        <w:rPr>
          <w:rFonts w:ascii="Simplified Arabic" w:hAnsi="Simplified Arabic" w:cs="Simplified Arabic" w:hint="cs"/>
          <w:noProof/>
          <w:sz w:val="32"/>
          <w:szCs w:val="32"/>
          <w:rtl/>
          <w:lang w:bidi="ar-DZ"/>
        </w:rPr>
        <w:t>ة</w:t>
      </w:r>
      <w:r w:rsidRPr="00987250">
        <w:rPr>
          <w:rFonts w:ascii="Simplified Arabic" w:hAnsi="Simplified Arabic" w:cs="Simplified Arabic"/>
          <w:noProof/>
          <w:sz w:val="32"/>
          <w:szCs w:val="32"/>
          <w:lang w:bidi="ar-DZ"/>
        </w:rPr>
        <w:t xml:space="preserve">، </w:t>
      </w:r>
      <w:r w:rsidR="00345478">
        <w:rPr>
          <w:rFonts w:ascii="Simplified Arabic" w:hAnsi="Simplified Arabic" w:cs="Simplified Arabic" w:hint="cs"/>
          <w:noProof/>
          <w:sz w:val="32"/>
          <w:szCs w:val="32"/>
          <w:rtl/>
          <w:lang w:bidi="ar-DZ"/>
        </w:rPr>
        <w:t xml:space="preserve"> </w:t>
      </w:r>
      <w:r w:rsidRPr="00987250">
        <w:rPr>
          <w:rFonts w:ascii="Simplified Arabic" w:hAnsi="Simplified Arabic" w:cs="Simplified Arabic"/>
          <w:noProof/>
          <w:sz w:val="32"/>
          <w:szCs w:val="32"/>
          <w:lang w:bidi="ar-DZ"/>
        </w:rPr>
        <w:t>التواصل معهم ليس موجودا، لا أعرف ماذا نفعل.</w:t>
      </w:r>
    </w:p>
    <w:p w14:paraId="7CB0543A" w14:textId="106E88DF"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هذه أحد التحديات التي نواجهها نحن ليس على دراية بالخدمات، زائد أنا كمستخدم، أنا لا أعرف عندما الدكتور يكلمني أو الأخصائي يكلمني، هو يكلمني عن نقطة من البحر. طيب أنا كيف أعود أتواصل مع الباقي؟ كيف أعرف مثلا يقول لي والله أنت تحتاجين أو أعمل لك تحويلة مثلا دعنا نقول حق الدكتور الباطنية. طيب، أنا كيف أعرف أن هذا الدكتور الموضوع يأخذ وقتا، ولا يوجد خط تواصل، التواصل نفسه لا يصل له، يعني أشعر من التحديات كمتلقي أن ليس لدي دراية بالمعلومات الكافية أو بالخدمات الكافية الموجودة، وكمستخدم أنا ليس عندي خط تواصل معهم، والأشخاص الذين نتواصل معهم أساسا أغلبهم ليس في الدوحة.</w:t>
      </w:r>
    </w:p>
    <w:p w14:paraId="139C3FEA" w14:textId="5E3522F6"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فهذه إشكالية أن </w:t>
      </w:r>
      <w:r w:rsidR="00FA6914">
        <w:rPr>
          <w:rFonts w:ascii="Simplified Arabic" w:hAnsi="Simplified Arabic" w:cs="Simplified Arabic" w:hint="cs"/>
          <w:noProof/>
          <w:sz w:val="32"/>
          <w:szCs w:val="32"/>
          <w:rtl/>
          <w:lang w:bidi="ar-DZ"/>
        </w:rPr>
        <w:t xml:space="preserve"> أعلم</w:t>
      </w:r>
      <w:r w:rsidRPr="00987250">
        <w:rPr>
          <w:rFonts w:ascii="Simplified Arabic" w:hAnsi="Simplified Arabic" w:cs="Simplified Arabic"/>
          <w:noProof/>
          <w:sz w:val="32"/>
          <w:szCs w:val="32"/>
          <w:lang w:bidi="ar-DZ"/>
        </w:rPr>
        <w:t xml:space="preserve"> أشخاص لا أعرفهم، و أرد لك خبر ولا أحد يرد خبر، يعني حتى التواصل مقطوع. أعتقد ذكرت نقطة مهمة على موضوع مقدم الخدمة أنه لا يعرف عن الخدمات الموجودة في الرعاية الصحية، هناك خدمات كثيرة يعني موجودة ونكتشفها مع الوقت، ممكن وصلتنا إيميلات عنها يعني بشكل سابق، لكن من كثر الإيميلات التي تصلنا كل يوم، طبعا تفوتنا إيميلات كثيرة يعني.</w:t>
      </w:r>
    </w:p>
    <w:p w14:paraId="6C4CBDCF" w14:textId="2638A6A2"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فمثلا نقطة انه كان عندنا عيادة كبار السن في عيادة كبار السن، في عيادة كبار السن الصحة النفسية، يعني هناك عيادات مختلفة يعني في كبار السن بشكل عام في عيادة الصحة النفسية لكبار السن. لا أحد من زملائي الدكاترة كانوا عارفين عن هذه الخدمة الموجودة عندنا، ونستطيع أن نحول أي مريض فوق السبعين للتشخيص الطبي والرعاية النفسية لكبار السن، فموضوع التذكير عن الخدمات الصحية الموجودة في القطاع الصحي جدا مهم.</w:t>
      </w:r>
    </w:p>
    <w:p w14:paraId="571AAB2E" w14:textId="4820C76F"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lastRenderedPageBreak/>
        <w:t>وعدم إغراق الأطباء ومقدمي</w:t>
      </w:r>
      <w:r w:rsidR="00D11548">
        <w:rPr>
          <w:rFonts w:ascii="Simplified Arabic" w:hAnsi="Simplified Arabic" w:cs="Simplified Arabic" w:hint="cs"/>
          <w:noProof/>
          <w:sz w:val="32"/>
          <w:szCs w:val="32"/>
          <w:rtl/>
          <w:lang w:bidi="ar-DZ"/>
        </w:rPr>
        <w:t xml:space="preserve"> </w:t>
      </w:r>
      <w:r w:rsidRPr="00987250">
        <w:rPr>
          <w:rFonts w:ascii="Simplified Arabic" w:hAnsi="Simplified Arabic" w:cs="Simplified Arabic"/>
          <w:noProof/>
          <w:sz w:val="32"/>
          <w:szCs w:val="32"/>
          <w:lang w:bidi="ar-DZ"/>
        </w:rPr>
        <w:t xml:space="preserve"> </w:t>
      </w:r>
      <w:r w:rsidR="00D11548">
        <w:rPr>
          <w:rFonts w:ascii="Simplified Arabic" w:hAnsi="Simplified Arabic" w:cs="Simplified Arabic" w:hint="cs"/>
          <w:noProof/>
          <w:sz w:val="32"/>
          <w:szCs w:val="32"/>
          <w:rtl/>
          <w:lang w:bidi="ar-DZ"/>
        </w:rPr>
        <w:t>الرعاية</w:t>
      </w:r>
      <w:r w:rsidRPr="00987250">
        <w:rPr>
          <w:rFonts w:ascii="Simplified Arabic" w:hAnsi="Simplified Arabic" w:cs="Simplified Arabic"/>
          <w:noProof/>
          <w:sz w:val="32"/>
          <w:szCs w:val="32"/>
          <w:lang w:bidi="ar-DZ"/>
        </w:rPr>
        <w:t xml:space="preserve"> بكثرة الإيميلات يعني، المفروض يعني يكون هناك تقسيم للإيميلات يعني بشكل عام أن هذه إيميلات رسمية، هذه إيميلات الجانب الطبي، هذه إيميلات، لأنه تصنف اليوم يعني أنا يصلني فوق 50 إيميل بشكل عام. نحن نراجع الإيميلات، بالإضافة إلى الجانب العملي شيء جدا صعب، فأكيد </w:t>
      </w:r>
      <w:r w:rsidR="00D11548">
        <w:rPr>
          <w:rFonts w:ascii="Simplified Arabic" w:hAnsi="Simplified Arabic" w:cs="Simplified Arabic" w:hint="cs"/>
          <w:noProof/>
          <w:sz w:val="32"/>
          <w:szCs w:val="32"/>
          <w:rtl/>
          <w:lang w:bidi="ar-DZ"/>
        </w:rPr>
        <w:t xml:space="preserve"> تفوتنا</w:t>
      </w:r>
      <w:r w:rsidRPr="00987250">
        <w:rPr>
          <w:rFonts w:ascii="Simplified Arabic" w:hAnsi="Simplified Arabic" w:cs="Simplified Arabic"/>
          <w:noProof/>
          <w:sz w:val="32"/>
          <w:szCs w:val="32"/>
          <w:lang w:bidi="ar-DZ"/>
        </w:rPr>
        <w:t xml:space="preserve"> </w:t>
      </w:r>
      <w:r w:rsidR="00D11548">
        <w:rPr>
          <w:rFonts w:ascii="Simplified Arabic" w:hAnsi="Simplified Arabic" w:cs="Simplified Arabic" w:hint="cs"/>
          <w:noProof/>
          <w:sz w:val="32"/>
          <w:szCs w:val="32"/>
          <w:rtl/>
          <w:lang w:bidi="ar-DZ"/>
        </w:rPr>
        <w:t xml:space="preserve"> </w:t>
      </w:r>
      <w:r w:rsidRPr="00987250">
        <w:rPr>
          <w:rFonts w:ascii="Simplified Arabic" w:hAnsi="Simplified Arabic" w:cs="Simplified Arabic"/>
          <w:noProof/>
          <w:sz w:val="32"/>
          <w:szCs w:val="32"/>
          <w:lang w:bidi="ar-DZ"/>
        </w:rPr>
        <w:t xml:space="preserve">كثير </w:t>
      </w:r>
      <w:r w:rsidR="00D11548">
        <w:rPr>
          <w:rFonts w:ascii="Simplified Arabic" w:hAnsi="Simplified Arabic" w:cs="Simplified Arabic" w:hint="cs"/>
          <w:noProof/>
          <w:sz w:val="32"/>
          <w:szCs w:val="32"/>
          <w:rtl/>
          <w:lang w:bidi="ar-DZ"/>
        </w:rPr>
        <w:t>من ال</w:t>
      </w:r>
      <w:r w:rsidRPr="00987250">
        <w:rPr>
          <w:rFonts w:ascii="Simplified Arabic" w:hAnsi="Simplified Arabic" w:cs="Simplified Arabic"/>
          <w:noProof/>
          <w:sz w:val="32"/>
          <w:szCs w:val="32"/>
          <w:lang w:bidi="ar-DZ"/>
        </w:rPr>
        <w:t xml:space="preserve">جوانب في </w:t>
      </w:r>
      <w:r w:rsidR="00D11548">
        <w:rPr>
          <w:rFonts w:ascii="Simplified Arabic" w:hAnsi="Simplified Arabic" w:cs="Simplified Arabic" w:hint="cs"/>
          <w:noProof/>
          <w:sz w:val="32"/>
          <w:szCs w:val="32"/>
          <w:rtl/>
          <w:lang w:bidi="ar-DZ"/>
        </w:rPr>
        <w:t xml:space="preserve">هذه </w:t>
      </w:r>
      <w:r w:rsidRPr="00987250">
        <w:rPr>
          <w:rFonts w:ascii="Simplified Arabic" w:hAnsi="Simplified Arabic" w:cs="Simplified Arabic"/>
          <w:noProof/>
          <w:sz w:val="32"/>
          <w:szCs w:val="32"/>
          <w:lang w:bidi="ar-DZ"/>
        </w:rPr>
        <w:t>الناحية.</w:t>
      </w:r>
      <w:r w:rsidR="00D11548">
        <w:rPr>
          <w:rFonts w:ascii="Simplified Arabic" w:hAnsi="Simplified Arabic" w:cs="Simplified Arabic" w:hint="cs"/>
          <w:noProof/>
          <w:sz w:val="32"/>
          <w:szCs w:val="32"/>
          <w:rtl/>
          <w:lang w:bidi="ar-DZ"/>
        </w:rPr>
        <w:t>.</w:t>
      </w:r>
    </w:p>
    <w:p w14:paraId="3525DCA7" w14:textId="0D45048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ثاني شيء بالنسبة للمتلقي الخدمة أيضا ما يعرفون عن كثير من الخدمات المتوفرة في القطاع الصحي، مثل وجود يعني أحقية أو إمكانية التحويل للجيم المجاني في المراكز الصحية، في جيم</w:t>
      </w:r>
      <w:r w:rsidR="00D11548">
        <w:rPr>
          <w:rFonts w:ascii="Simplified Arabic" w:hAnsi="Simplified Arabic" w:cs="Simplified Arabic" w:hint="cs"/>
          <w:noProof/>
          <w:sz w:val="32"/>
          <w:szCs w:val="32"/>
          <w:rtl/>
          <w:lang w:bidi="ar-DZ"/>
        </w:rPr>
        <w:t>،</w:t>
      </w:r>
      <w:r w:rsidRPr="00987250">
        <w:rPr>
          <w:rFonts w:ascii="Simplified Arabic" w:hAnsi="Simplified Arabic" w:cs="Simplified Arabic"/>
          <w:noProof/>
          <w:sz w:val="32"/>
          <w:szCs w:val="32"/>
          <w:lang w:bidi="ar-DZ"/>
        </w:rPr>
        <w:t xml:space="preserve"> في مسبح، في رعاية صحية بشكل مختلف، يعني تثقيف طبي فيه اخصائيات التغذية، هناك خدمات كثيرة متوفرة</w:t>
      </w:r>
      <w:r w:rsidR="00EF4070">
        <w:rPr>
          <w:rFonts w:ascii="Simplified Arabic" w:hAnsi="Simplified Arabic" w:cs="Simplified Arabic" w:hint="cs"/>
          <w:noProof/>
          <w:sz w:val="32"/>
          <w:szCs w:val="32"/>
          <w:rtl/>
          <w:lang w:bidi="ar-DZ"/>
        </w:rPr>
        <w:t xml:space="preserve"> لكن</w:t>
      </w:r>
      <w:r w:rsidRPr="00987250">
        <w:rPr>
          <w:rFonts w:ascii="Simplified Arabic" w:hAnsi="Simplified Arabic" w:cs="Simplified Arabic"/>
          <w:noProof/>
          <w:sz w:val="32"/>
          <w:szCs w:val="32"/>
          <w:lang w:bidi="ar-DZ"/>
        </w:rPr>
        <w:t xml:space="preserve"> </w:t>
      </w:r>
      <w:r w:rsidR="00EF4070">
        <w:rPr>
          <w:rFonts w:ascii="Simplified Arabic" w:hAnsi="Simplified Arabic" w:cs="Simplified Arabic" w:hint="cs"/>
          <w:noProof/>
          <w:sz w:val="32"/>
          <w:szCs w:val="32"/>
          <w:rtl/>
          <w:lang w:bidi="ar-DZ"/>
        </w:rPr>
        <w:t>ال</w:t>
      </w:r>
      <w:r w:rsidRPr="00987250">
        <w:rPr>
          <w:rFonts w:ascii="Simplified Arabic" w:hAnsi="Simplified Arabic" w:cs="Simplified Arabic"/>
          <w:noProof/>
          <w:sz w:val="32"/>
          <w:szCs w:val="32"/>
          <w:lang w:bidi="ar-DZ"/>
        </w:rPr>
        <w:t xml:space="preserve">مواعيد بعيدة </w:t>
      </w:r>
      <w:r w:rsidR="00EF4070">
        <w:rPr>
          <w:rFonts w:ascii="Simplified Arabic" w:hAnsi="Simplified Arabic" w:cs="Simplified Arabic" w:hint="cs"/>
          <w:noProof/>
          <w:sz w:val="32"/>
          <w:szCs w:val="32"/>
          <w:rtl/>
          <w:lang w:bidi="ar-DZ"/>
        </w:rPr>
        <w:t xml:space="preserve"> جدا </w:t>
      </w:r>
      <w:r w:rsidRPr="00987250">
        <w:rPr>
          <w:rFonts w:ascii="Simplified Arabic" w:hAnsi="Simplified Arabic" w:cs="Simplified Arabic"/>
          <w:noProof/>
          <w:sz w:val="32"/>
          <w:szCs w:val="32"/>
          <w:lang w:bidi="ar-DZ"/>
        </w:rPr>
        <w:t xml:space="preserve">في النظام الصحي عندنا، الأوقات غير مناسبة </w:t>
      </w:r>
      <w:r w:rsidR="00EF4070">
        <w:rPr>
          <w:rFonts w:ascii="Simplified Arabic" w:hAnsi="Simplified Arabic" w:cs="Simplified Arabic" w:hint="cs"/>
          <w:noProof/>
          <w:sz w:val="32"/>
          <w:szCs w:val="32"/>
          <w:rtl/>
          <w:lang w:bidi="ar-DZ"/>
        </w:rPr>
        <w:t xml:space="preserve"> للمتلقين</w:t>
      </w:r>
      <w:r w:rsidRPr="00987250">
        <w:rPr>
          <w:rFonts w:ascii="Simplified Arabic" w:hAnsi="Simplified Arabic" w:cs="Simplified Arabic"/>
          <w:noProof/>
          <w:sz w:val="32"/>
          <w:szCs w:val="32"/>
          <w:lang w:bidi="ar-DZ"/>
        </w:rPr>
        <w:t>، سواء الوقت الصباحي أو الوقت المسائي لبعض الخدمات.</w:t>
      </w:r>
    </w:p>
    <w:p w14:paraId="088EBD73" w14:textId="7AA61CC0"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ثا</w:t>
      </w:r>
      <w:r w:rsidR="00345478">
        <w:rPr>
          <w:rFonts w:ascii="Simplified Arabic" w:hAnsi="Simplified Arabic" w:cs="Simplified Arabic" w:hint="cs"/>
          <w:noProof/>
          <w:sz w:val="32"/>
          <w:szCs w:val="32"/>
          <w:rtl/>
          <w:lang w:bidi="ar-DZ"/>
        </w:rPr>
        <w:t>لث</w:t>
      </w:r>
      <w:r w:rsidRPr="00987250">
        <w:rPr>
          <w:rFonts w:ascii="Simplified Arabic" w:hAnsi="Simplified Arabic" w:cs="Simplified Arabic"/>
          <w:noProof/>
          <w:sz w:val="32"/>
          <w:szCs w:val="32"/>
          <w:lang w:bidi="ar-DZ"/>
        </w:rPr>
        <w:t xml:space="preserve"> شيء الوقت للمتلقي نفسه </w:t>
      </w:r>
      <w:r w:rsidR="00EF4070">
        <w:rPr>
          <w:rFonts w:ascii="Simplified Arabic" w:hAnsi="Simplified Arabic" w:cs="Simplified Arabic" w:hint="cs"/>
          <w:noProof/>
          <w:sz w:val="32"/>
          <w:szCs w:val="32"/>
          <w:rtl/>
          <w:lang w:bidi="ar-DZ"/>
        </w:rPr>
        <w:t xml:space="preserve"> فيه</w:t>
      </w:r>
      <w:r w:rsidRPr="00987250">
        <w:rPr>
          <w:rFonts w:ascii="Simplified Arabic" w:hAnsi="Simplified Arabic" w:cs="Simplified Arabic"/>
          <w:noProof/>
          <w:sz w:val="32"/>
          <w:szCs w:val="32"/>
          <w:lang w:bidi="ar-DZ"/>
        </w:rPr>
        <w:t xml:space="preserve"> كثير يشتكوا من قلة الوقت أو تنظيم الوقت عنده، فهذه تحتاج لها جلسة مع المريض وشرح يعني الأوقات المناسبة التي تناسبه تمام عشان يتلقى الخدمة بشكل مناسب.</w:t>
      </w:r>
    </w:p>
    <w:p w14:paraId="6706A2E4" w14:textId="6FF6A43B"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بالنسبة للتحديات، يعني أنا سأطرح كذا نقطة بالنسبة لموضوع التحديات، لكن الآن من الأشياء التي صارت في الفترة الأخيرة أن عملية دمج مثلا الطب النفسي بمركز الرعاية الصحية، يعني ممكن الإخوة يعرفوا هذه ساهمت </w:t>
      </w:r>
      <w:r w:rsidR="00EF4070">
        <w:rPr>
          <w:rFonts w:ascii="Simplified Arabic" w:hAnsi="Simplified Arabic" w:cs="Simplified Arabic" w:hint="cs"/>
          <w:noProof/>
          <w:sz w:val="32"/>
          <w:szCs w:val="32"/>
          <w:rtl/>
          <w:lang w:bidi="ar-DZ"/>
        </w:rPr>
        <w:t xml:space="preserve"> في تردد</w:t>
      </w:r>
      <w:r w:rsidRPr="00987250">
        <w:rPr>
          <w:rFonts w:ascii="Simplified Arabic" w:hAnsi="Simplified Arabic" w:cs="Simplified Arabic"/>
          <w:noProof/>
          <w:sz w:val="32"/>
          <w:szCs w:val="32"/>
          <w:lang w:bidi="ar-DZ"/>
        </w:rPr>
        <w:t xml:space="preserve"> المرضى على الطب النفسي. </w:t>
      </w:r>
      <w:r w:rsidR="00345478">
        <w:rPr>
          <w:rFonts w:ascii="Simplified Arabic" w:hAnsi="Simplified Arabic" w:cs="Simplified Arabic" w:hint="cs"/>
          <w:noProof/>
          <w:sz w:val="32"/>
          <w:szCs w:val="32"/>
          <w:rtl/>
          <w:lang w:bidi="ar-DZ"/>
        </w:rPr>
        <w:t>لأنها</w:t>
      </w:r>
      <w:r w:rsidRPr="00987250">
        <w:rPr>
          <w:rFonts w:ascii="Simplified Arabic" w:hAnsi="Simplified Arabic" w:cs="Simplified Arabic"/>
          <w:noProof/>
          <w:sz w:val="32"/>
          <w:szCs w:val="32"/>
          <w:lang w:bidi="ar-DZ"/>
        </w:rPr>
        <w:t xml:space="preserve"> دمجت طب نفسي في مركز الرعاية الصحية، فيأتي لك مثلا المريض يراجع مثلا طبيب رعاية الأسرة، يقول دعني أذهب وأرى الطبيب نفسي جنبه.</w:t>
      </w:r>
    </w:p>
    <w:p w14:paraId="04A3F4ED" w14:textId="3E052F42"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يعني الطب النفسي بطل في مكان لحاله لان الناس صارت تعرف يقول لك هذا المستشفى الطب النفسي، لو اذهب مثلا جاري يقول لماذا ذهب هناك، فهذه كانت تحديات الحمد لله تم العمل عليها، لكن ما زال هناك تحديات من ناحية ماذا؟ لأن كثير يقولوا لي مثلا دكتور او اتابع لكن أنا أريد أن أتابع مع معالج نفسي مع سكولوجي، لكن لا يوجد سيكولوجي لا </w:t>
      </w:r>
      <w:r w:rsidRPr="00987250">
        <w:rPr>
          <w:rFonts w:ascii="Simplified Arabic" w:hAnsi="Simplified Arabic" w:cs="Simplified Arabic"/>
          <w:noProof/>
          <w:sz w:val="32"/>
          <w:szCs w:val="32"/>
          <w:lang w:bidi="ar-DZ"/>
        </w:rPr>
        <w:lastRenderedPageBreak/>
        <w:t>يوجد سيكولوجي في الرعاية الصحية، كلهم موجودين في المستشفى الطب النفسي في الجيدة</w:t>
      </w:r>
      <w:r w:rsidR="00EF4070">
        <w:rPr>
          <w:rFonts w:ascii="Simplified Arabic" w:hAnsi="Simplified Arabic" w:cs="Simplified Arabic" w:hint="cs"/>
          <w:noProof/>
          <w:sz w:val="32"/>
          <w:szCs w:val="32"/>
          <w:rtl/>
          <w:lang w:bidi="ar-DZ"/>
        </w:rPr>
        <w:t xml:space="preserve"> </w:t>
      </w:r>
    </w:p>
    <w:p w14:paraId="63F710BC" w14:textId="77777777" w:rsidR="00EF4070" w:rsidRDefault="00212D80" w:rsidP="00BE75AC">
      <w:pPr>
        <w:pStyle w:val="Script"/>
        <w:bidi/>
        <w:rPr>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t xml:space="preserve">فصاروا يخافوا يذهبوا المرضى على السيكولوجي هذه الوصمة </w:t>
      </w:r>
    </w:p>
    <w:p w14:paraId="20F7D163" w14:textId="7C0D61E5" w:rsidR="00AD5715" w:rsidRPr="00987250" w:rsidRDefault="00212D80" w:rsidP="00EF4070">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 والنقطه الاخيره التي اريد ان اتكلم عنها هي موضوع المواعيد كتحديات يعني المرضى فعلا يقولها مواعيد بعيدة جدا وعمليه الانتظار والشغل</w:t>
      </w:r>
      <w:r w:rsidR="00EF4070">
        <w:rPr>
          <w:rFonts w:ascii="Simplified Arabic" w:hAnsi="Simplified Arabic" w:cs="Simplified Arabic" w:hint="cs"/>
          <w:noProof/>
          <w:sz w:val="32"/>
          <w:szCs w:val="32"/>
          <w:rtl/>
          <w:lang w:bidi="ar-DZ"/>
        </w:rPr>
        <w:t>ة</w:t>
      </w:r>
      <w:r w:rsidRPr="00987250">
        <w:rPr>
          <w:rFonts w:ascii="Simplified Arabic" w:hAnsi="Simplified Arabic" w:cs="Simplified Arabic"/>
          <w:noProof/>
          <w:sz w:val="32"/>
          <w:szCs w:val="32"/>
          <w:lang w:bidi="ar-DZ"/>
        </w:rPr>
        <w:t xml:space="preserve"> الاخيره عدم توفر ايضا عيادات بعد أوقات العمل، لأنه الأغلبية من </w:t>
      </w:r>
      <w:r w:rsidR="00EF4070">
        <w:rPr>
          <w:rFonts w:ascii="Simplified Arabic" w:hAnsi="Simplified Arabic" w:cs="Simplified Arabic" w:hint="cs"/>
          <w:noProof/>
          <w:sz w:val="32"/>
          <w:szCs w:val="32"/>
          <w:rtl/>
          <w:lang w:bidi="ar-DZ"/>
        </w:rPr>
        <w:t>الفئة</w:t>
      </w:r>
      <w:r w:rsidRPr="00987250">
        <w:rPr>
          <w:rFonts w:ascii="Simplified Arabic" w:hAnsi="Simplified Arabic" w:cs="Simplified Arabic"/>
          <w:noProof/>
          <w:sz w:val="32"/>
          <w:szCs w:val="32"/>
          <w:lang w:bidi="ar-DZ"/>
        </w:rPr>
        <w:t xml:space="preserve"> العاملة ودواماتهم تخلص على ثلاثة.</w:t>
      </w:r>
    </w:p>
    <w:p w14:paraId="5E613E56" w14:textId="77777777" w:rsidR="00EF4070" w:rsidRDefault="00212D80" w:rsidP="00BE75AC">
      <w:pPr>
        <w:pStyle w:val="Script"/>
        <w:bidi/>
        <w:rPr>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t xml:space="preserve">والعيادات </w:t>
      </w:r>
      <w:r w:rsidR="00EF4070">
        <w:rPr>
          <w:rFonts w:ascii="Simplified Arabic" w:hAnsi="Simplified Arabic" w:cs="Simplified Arabic" w:hint="cs"/>
          <w:noProof/>
          <w:sz w:val="32"/>
          <w:szCs w:val="32"/>
          <w:rtl/>
          <w:lang w:bidi="ar-DZ"/>
        </w:rPr>
        <w:t xml:space="preserve"> تسكر</w:t>
      </w:r>
      <w:r w:rsidRPr="00987250">
        <w:rPr>
          <w:rFonts w:ascii="Simplified Arabic" w:hAnsi="Simplified Arabic" w:cs="Simplified Arabic"/>
          <w:noProof/>
          <w:sz w:val="32"/>
          <w:szCs w:val="32"/>
          <w:lang w:bidi="ar-DZ"/>
        </w:rPr>
        <w:t xml:space="preserve"> على </w:t>
      </w:r>
      <w:r w:rsidR="00EF4070">
        <w:rPr>
          <w:rFonts w:ascii="Simplified Arabic" w:hAnsi="Simplified Arabic" w:cs="Simplified Arabic" w:hint="cs"/>
          <w:noProof/>
          <w:sz w:val="32"/>
          <w:szCs w:val="32"/>
          <w:rtl/>
          <w:lang w:bidi="ar-DZ"/>
        </w:rPr>
        <w:t>الثانية</w:t>
      </w:r>
      <w:r w:rsidRPr="00987250">
        <w:rPr>
          <w:rFonts w:ascii="Simplified Arabic" w:hAnsi="Simplified Arabic" w:cs="Simplified Arabic"/>
          <w:noProof/>
          <w:sz w:val="32"/>
          <w:szCs w:val="32"/>
          <w:lang w:bidi="ar-DZ"/>
        </w:rPr>
        <w:t xml:space="preserve"> ونصف أنا اتكلم عن العيادة النفسية، فيكون هناك عيادات مسائية لكي تخدم على الأقل الجمهور ويكونوا موجودين ويكون أفضل. </w:t>
      </w:r>
    </w:p>
    <w:p w14:paraId="6C387291" w14:textId="77777777" w:rsidR="00EF4070" w:rsidRDefault="00212D80" w:rsidP="00EF4070">
      <w:pPr>
        <w:pStyle w:val="Script"/>
        <w:bidi/>
        <w:rPr>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t xml:space="preserve">تفضل. </w:t>
      </w:r>
    </w:p>
    <w:p w14:paraId="0B93BFB9" w14:textId="26BE3D91" w:rsidR="00345478" w:rsidRDefault="00345478" w:rsidP="00345478">
      <w:pPr>
        <w:pStyle w:val="Script"/>
        <w:bidi/>
        <w:rPr>
          <w:rFonts w:ascii="Simplified Arabic" w:hAnsi="Simplified Arabic" w:cs="Simplified Arabic" w:hint="cs"/>
          <w:noProof/>
          <w:sz w:val="32"/>
          <w:szCs w:val="32"/>
          <w:rtl/>
          <w:lang w:bidi="ar-DZ"/>
        </w:rPr>
      </w:pPr>
      <w:r>
        <w:rPr>
          <w:rFonts w:ascii="Simplified Arabic" w:hAnsi="Simplified Arabic" w:cs="Simplified Arabic" w:hint="cs"/>
          <w:noProof/>
          <w:sz w:val="32"/>
          <w:szCs w:val="32"/>
          <w:rtl/>
          <w:lang w:bidi="ar-DZ"/>
        </w:rPr>
        <w:t>د. وليد</w:t>
      </w:r>
    </w:p>
    <w:p w14:paraId="5E2879A9" w14:textId="4B1B2271" w:rsidR="00AD5715" w:rsidRPr="00987250" w:rsidRDefault="00212D80" w:rsidP="00EF4070">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أنا عندي نقطتين أتكلم بهم</w:t>
      </w:r>
      <w:r w:rsidR="00EF4070">
        <w:rPr>
          <w:rFonts w:ascii="Simplified Arabic" w:hAnsi="Simplified Arabic" w:cs="Simplified Arabic" w:hint="cs"/>
          <w:noProof/>
          <w:sz w:val="32"/>
          <w:szCs w:val="32"/>
          <w:rtl/>
          <w:lang w:bidi="ar-DZ"/>
        </w:rPr>
        <w:t>ا</w:t>
      </w:r>
      <w:r w:rsidRPr="00987250">
        <w:rPr>
          <w:rFonts w:ascii="Simplified Arabic" w:hAnsi="Simplified Arabic" w:cs="Simplified Arabic"/>
          <w:noProof/>
          <w:sz w:val="32"/>
          <w:szCs w:val="32"/>
          <w:lang w:bidi="ar-DZ"/>
        </w:rPr>
        <w:t xml:space="preserve">. أول نقطة أن المقدم يجب أن يكون ملم </w:t>
      </w:r>
      <w:r w:rsidR="00EF4070">
        <w:rPr>
          <w:rFonts w:ascii="Simplified Arabic" w:hAnsi="Simplified Arabic" w:cs="Simplified Arabic" w:hint="cs"/>
          <w:noProof/>
          <w:sz w:val="32"/>
          <w:szCs w:val="32"/>
          <w:rtl/>
          <w:lang w:bidi="ar-DZ"/>
        </w:rPr>
        <w:t>بالجهات</w:t>
      </w:r>
      <w:r w:rsidRPr="00987250">
        <w:rPr>
          <w:rFonts w:ascii="Simplified Arabic" w:hAnsi="Simplified Arabic" w:cs="Simplified Arabic"/>
          <w:noProof/>
          <w:sz w:val="32"/>
          <w:szCs w:val="32"/>
          <w:lang w:bidi="ar-DZ"/>
        </w:rPr>
        <w:t xml:space="preserve"> كلها، يعني لا </w:t>
      </w:r>
      <w:r w:rsidR="00EF4070">
        <w:rPr>
          <w:rFonts w:ascii="Simplified Arabic" w:hAnsi="Simplified Arabic" w:cs="Simplified Arabic" w:hint="cs"/>
          <w:noProof/>
          <w:sz w:val="32"/>
          <w:szCs w:val="32"/>
          <w:rtl/>
          <w:lang w:bidi="ar-DZ"/>
        </w:rPr>
        <w:t>نجد</w:t>
      </w:r>
      <w:r w:rsidRPr="00987250">
        <w:rPr>
          <w:rFonts w:ascii="Simplified Arabic" w:hAnsi="Simplified Arabic" w:cs="Simplified Arabic"/>
          <w:noProof/>
          <w:sz w:val="32"/>
          <w:szCs w:val="32"/>
          <w:lang w:bidi="ar-DZ"/>
        </w:rPr>
        <w:t xml:space="preserve"> أحد لا يعرف ما هي الباطنية، لكن هناك </w:t>
      </w:r>
      <w:r w:rsidR="00EF4070">
        <w:rPr>
          <w:rFonts w:ascii="Simplified Arabic" w:hAnsi="Simplified Arabic" w:cs="Simplified Arabic" w:hint="cs"/>
          <w:noProof/>
          <w:sz w:val="32"/>
          <w:szCs w:val="32"/>
          <w:rtl/>
          <w:lang w:bidi="ar-DZ"/>
        </w:rPr>
        <w:t xml:space="preserve">من </w:t>
      </w:r>
      <w:r w:rsidRPr="00987250">
        <w:rPr>
          <w:rFonts w:ascii="Simplified Arabic" w:hAnsi="Simplified Arabic" w:cs="Simplified Arabic"/>
          <w:noProof/>
          <w:sz w:val="32"/>
          <w:szCs w:val="32"/>
          <w:lang w:bidi="ar-DZ"/>
        </w:rPr>
        <w:t>لا يعرفون ما هو الأخصائي النفسي.</w:t>
      </w:r>
    </w:p>
    <w:p w14:paraId="51D03929" w14:textId="5EBB2026"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يجهلون هذه </w:t>
      </w:r>
      <w:r w:rsidR="00EF4070">
        <w:rPr>
          <w:rFonts w:ascii="Simplified Arabic" w:hAnsi="Simplified Arabic" w:cs="Simplified Arabic" w:hint="cs"/>
          <w:noProof/>
          <w:sz w:val="32"/>
          <w:szCs w:val="32"/>
          <w:rtl/>
          <w:lang w:bidi="ar-DZ"/>
        </w:rPr>
        <w:t xml:space="preserve"> الشؤون</w:t>
      </w:r>
      <w:r w:rsidRPr="00987250">
        <w:rPr>
          <w:rFonts w:ascii="Simplified Arabic" w:hAnsi="Simplified Arabic" w:cs="Simplified Arabic"/>
          <w:noProof/>
          <w:sz w:val="32"/>
          <w:szCs w:val="32"/>
          <w:lang w:bidi="ar-DZ"/>
        </w:rPr>
        <w:t xml:space="preserve"> فعندما تأتي التحويلة يمكن يعتبر أن الدكتور يعطيه دواء </w:t>
      </w:r>
      <w:r w:rsidR="00EF4070">
        <w:rPr>
          <w:rFonts w:ascii="Simplified Arabic" w:hAnsi="Simplified Arabic" w:cs="Simplified Arabic" w:hint="cs"/>
          <w:noProof/>
          <w:sz w:val="32"/>
          <w:szCs w:val="32"/>
          <w:rtl/>
          <w:lang w:bidi="ar-DZ"/>
        </w:rPr>
        <w:t>مخدر</w:t>
      </w:r>
      <w:r w:rsidRPr="00987250">
        <w:rPr>
          <w:rFonts w:ascii="Simplified Arabic" w:hAnsi="Simplified Arabic" w:cs="Simplified Arabic"/>
          <w:noProof/>
          <w:sz w:val="32"/>
          <w:szCs w:val="32"/>
          <w:lang w:bidi="ar-DZ"/>
        </w:rPr>
        <w:t xml:space="preserve"> ويعني يتعبه زيادة، فهذا تفكيرهم دائما بالأخصائي النفسي، لأن المقدم يعني لا يستخدم هذه التحويلات، يعني لا نعرف أن عندنا مشايخ الدين. لكن لو صار مثلا عند الإدمان يستخدمونه أكثر أن يعطيهم نفس محاضرة فيعرفونه، لكن عند</w:t>
      </w:r>
      <w:r w:rsidR="00EF4070">
        <w:rPr>
          <w:rFonts w:ascii="Simplified Arabic" w:hAnsi="Simplified Arabic" w:cs="Simplified Arabic" w:hint="cs"/>
          <w:noProof/>
          <w:sz w:val="32"/>
          <w:szCs w:val="32"/>
          <w:rtl/>
          <w:lang w:bidi="ar-DZ"/>
        </w:rPr>
        <w:t>نا</w:t>
      </w:r>
      <w:r w:rsidRPr="00987250">
        <w:rPr>
          <w:rFonts w:ascii="Simplified Arabic" w:hAnsi="Simplified Arabic" w:cs="Simplified Arabic"/>
          <w:noProof/>
          <w:sz w:val="32"/>
          <w:szCs w:val="32"/>
          <w:lang w:bidi="ar-DZ"/>
        </w:rPr>
        <w:t xml:space="preserve"> </w:t>
      </w:r>
      <w:r w:rsidR="00EF4070">
        <w:rPr>
          <w:rFonts w:ascii="Simplified Arabic" w:hAnsi="Simplified Arabic" w:cs="Simplified Arabic" w:hint="cs"/>
          <w:noProof/>
          <w:sz w:val="32"/>
          <w:szCs w:val="32"/>
          <w:rtl/>
          <w:lang w:bidi="ar-DZ"/>
        </w:rPr>
        <w:t xml:space="preserve"> </w:t>
      </w:r>
      <w:r w:rsidRPr="00987250">
        <w:rPr>
          <w:rFonts w:ascii="Simplified Arabic" w:hAnsi="Simplified Arabic" w:cs="Simplified Arabic"/>
          <w:noProof/>
          <w:sz w:val="32"/>
          <w:szCs w:val="32"/>
          <w:lang w:bidi="ar-DZ"/>
        </w:rPr>
        <w:t>مثلا مرضى الذهان أو مرضى يعني الحالات الأبسط، لا يستخدمون المشايخ، لا يوجد تحويل لشيخ دين أو شيء.</w:t>
      </w:r>
    </w:p>
    <w:p w14:paraId="3C2DC1E5"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أتوقع لو زدنا استخدام لهذه التحويلات، ممكن أن يكون هناك دراية أكثر.</w:t>
      </w:r>
    </w:p>
    <w:p w14:paraId="42744C87" w14:textId="7CF0D5DF"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أنا فقط أريد أن أزيد على الدكتور وليد، النقطة </w:t>
      </w:r>
      <w:r w:rsidR="00EF4070">
        <w:rPr>
          <w:rFonts w:ascii="Simplified Arabic" w:hAnsi="Simplified Arabic" w:cs="Simplified Arabic" w:hint="cs"/>
          <w:noProof/>
          <w:sz w:val="32"/>
          <w:szCs w:val="32"/>
          <w:rtl/>
          <w:lang w:bidi="ar-DZ"/>
        </w:rPr>
        <w:t xml:space="preserve"> التي</w:t>
      </w:r>
      <w:r w:rsidRPr="00987250">
        <w:rPr>
          <w:rFonts w:ascii="Simplified Arabic" w:hAnsi="Simplified Arabic" w:cs="Simplified Arabic"/>
          <w:noProof/>
          <w:sz w:val="32"/>
          <w:szCs w:val="32"/>
          <w:lang w:bidi="ar-DZ"/>
        </w:rPr>
        <w:t xml:space="preserve"> ذكرها</w:t>
      </w:r>
      <w:r w:rsidR="00EF4070">
        <w:rPr>
          <w:rFonts w:ascii="Simplified Arabic" w:hAnsi="Simplified Arabic" w:cs="Simplified Arabic" w:hint="cs"/>
          <w:noProof/>
          <w:sz w:val="32"/>
          <w:szCs w:val="32"/>
          <w:rtl/>
          <w:lang w:bidi="ar-DZ"/>
        </w:rPr>
        <w:t>،</w:t>
      </w:r>
      <w:r w:rsidRPr="00987250">
        <w:rPr>
          <w:rFonts w:ascii="Simplified Arabic" w:hAnsi="Simplified Arabic" w:cs="Simplified Arabic"/>
          <w:noProof/>
          <w:sz w:val="32"/>
          <w:szCs w:val="32"/>
          <w:lang w:bidi="ar-DZ"/>
        </w:rPr>
        <w:t xml:space="preserve"> هو صحيح انفتحت أقسام كثيرة بالمراكز الصحية، لكن يعني أنا وصلت المرحلة لكي أنا مثلا أريد أن أذهب للدكتور </w:t>
      </w:r>
      <w:r w:rsidRPr="00987250">
        <w:rPr>
          <w:rFonts w:ascii="Simplified Arabic" w:hAnsi="Simplified Arabic" w:cs="Simplified Arabic"/>
          <w:noProof/>
          <w:sz w:val="32"/>
          <w:szCs w:val="32"/>
          <w:lang w:bidi="ar-DZ"/>
        </w:rPr>
        <w:lastRenderedPageBreak/>
        <w:t>أو، أنا يجب أن أرجع للدكتور medicine لكي يعطيني referral للدكتور المختص، لكن أنا أنتظر فترة طويلة</w:t>
      </w:r>
      <w:r w:rsidR="00B561F4">
        <w:rPr>
          <w:rFonts w:ascii="Simplified Arabic" w:hAnsi="Simplified Arabic" w:cs="Simplified Arabic" w:hint="cs"/>
          <w:noProof/>
          <w:sz w:val="32"/>
          <w:szCs w:val="32"/>
          <w:rtl/>
          <w:lang w:bidi="ar-DZ"/>
        </w:rPr>
        <w:t xml:space="preserve"> </w:t>
      </w:r>
      <w:r w:rsidRPr="00987250">
        <w:rPr>
          <w:rFonts w:ascii="Simplified Arabic" w:hAnsi="Simplified Arabic" w:cs="Simplified Arabic"/>
          <w:noProof/>
          <w:sz w:val="32"/>
          <w:szCs w:val="32"/>
          <w:lang w:bidi="ar-DZ"/>
        </w:rPr>
        <w:t xml:space="preserve"> </w:t>
      </w:r>
      <w:r w:rsidR="00B561F4">
        <w:rPr>
          <w:rFonts w:ascii="Simplified Arabic" w:hAnsi="Simplified Arabic" w:cs="Simplified Arabic" w:hint="cs"/>
          <w:noProof/>
          <w:sz w:val="32"/>
          <w:szCs w:val="32"/>
          <w:rtl/>
          <w:lang w:bidi="ar-DZ"/>
        </w:rPr>
        <w:t>قبل المواعيد</w:t>
      </w:r>
    </w:p>
    <w:p w14:paraId="02A8A4D3" w14:textId="32F925F8"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مثلا لا يشرح هذا الكلام من البداية عند reception. هناك بعض attitude يعني أنا مثلا </w:t>
      </w:r>
      <w:r w:rsidR="00B561F4">
        <w:rPr>
          <w:rFonts w:ascii="Simplified Arabic" w:hAnsi="Simplified Arabic" w:cs="Simplified Arabic" w:hint="cs"/>
          <w:noProof/>
          <w:sz w:val="32"/>
          <w:szCs w:val="32"/>
          <w:rtl/>
          <w:lang w:bidi="ar-DZ"/>
        </w:rPr>
        <w:t xml:space="preserve"> أني</w:t>
      </w:r>
      <w:r w:rsidRPr="00987250">
        <w:rPr>
          <w:rFonts w:ascii="Simplified Arabic" w:hAnsi="Simplified Arabic" w:cs="Simplified Arabic"/>
          <w:noProof/>
          <w:sz w:val="32"/>
          <w:szCs w:val="32"/>
          <w:lang w:bidi="ar-DZ"/>
        </w:rPr>
        <w:t xml:space="preserve"> تعبانة نفسيا </w:t>
      </w:r>
      <w:r w:rsidR="00B561F4">
        <w:rPr>
          <w:rFonts w:ascii="Simplified Arabic" w:hAnsi="Simplified Arabic" w:cs="Simplified Arabic" w:hint="cs"/>
          <w:noProof/>
          <w:sz w:val="32"/>
          <w:szCs w:val="32"/>
          <w:rtl/>
          <w:lang w:bidi="ar-DZ"/>
        </w:rPr>
        <w:t>و</w:t>
      </w:r>
      <w:r w:rsidRPr="00987250">
        <w:rPr>
          <w:rFonts w:ascii="Simplified Arabic" w:hAnsi="Simplified Arabic" w:cs="Simplified Arabic"/>
          <w:noProof/>
          <w:sz w:val="32"/>
          <w:szCs w:val="32"/>
          <w:lang w:bidi="ar-DZ"/>
        </w:rPr>
        <w:t xml:space="preserve">جسديا، أنا أتوقع </w:t>
      </w:r>
      <w:r w:rsidR="00B561F4">
        <w:rPr>
          <w:rFonts w:ascii="Simplified Arabic" w:hAnsi="Simplified Arabic" w:cs="Simplified Arabic" w:hint="cs"/>
          <w:noProof/>
          <w:sz w:val="32"/>
          <w:szCs w:val="32"/>
          <w:rtl/>
          <w:lang w:bidi="ar-DZ"/>
        </w:rPr>
        <w:t xml:space="preserve"> أن</w:t>
      </w:r>
      <w:r w:rsidRPr="00987250">
        <w:rPr>
          <w:rFonts w:ascii="Simplified Arabic" w:hAnsi="Simplified Arabic" w:cs="Simplified Arabic"/>
          <w:noProof/>
          <w:sz w:val="32"/>
          <w:szCs w:val="32"/>
          <w:lang w:bidi="ar-DZ"/>
        </w:rPr>
        <w:t xml:space="preserve"> مقدمي الخدمة يتعاملون معي بلطف، مثلا باستقبال أو أني أفهم الخطوات. من البداية، ليس أن أوصل لكل المراحل، وأخذ بعدين أرجع لكي أدخل للدكتور أتفاجئ أن يقولوا لي لا، يجب موعد، متى الموعد؟ بعد شهر.</w:t>
      </w:r>
    </w:p>
    <w:p w14:paraId="1AC7D499"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يعني الموضوع هذا مؤلم مؤلم مؤلم، دعك حتى أنا لا أريد أن أرى، أريد أن أخرج.</w:t>
      </w:r>
    </w:p>
    <w:p w14:paraId="7F33AFEC"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تنتظر شهرين، 3 شهور لكي تأخذ موعد، لكن بالمقابل أنا انتبهت لشيء، لا أعرف، يمكن غلط. انتبه اذا كان عندي أحد من مقدمي الرعاية الصحية، يساعدني اني آخذ موعد، ليس لدي أحد لن أستطيع أخذ موعد. هذا الشيء يعني حاصل كثيرا.</w:t>
      </w:r>
    </w:p>
    <w:p w14:paraId="2C8BFCE5" w14:textId="77777777" w:rsidR="00B561F4" w:rsidRDefault="00212D80" w:rsidP="00BE75AC">
      <w:pPr>
        <w:pStyle w:val="Script"/>
        <w:bidi/>
        <w:rPr>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t xml:space="preserve">التحديات. التحديات. نعم. بالنسبة للتحديات المواعيد. </w:t>
      </w:r>
    </w:p>
    <w:p w14:paraId="7CF0E65E" w14:textId="076BFDFD" w:rsidR="00AD5715" w:rsidRPr="00987250" w:rsidRDefault="00212D80" w:rsidP="00B561F4">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عندنا الدكتور نفسه، يعني أنا أتابع مع الدكتور يقول لي بعد شهر يجب أن أتابع وأرى حالتك، أنت مجبورة وعندك كذا وكذا risk. لكن عندما أذهب أرى التحويلات تذهب إلى centercall center يعني مع كامل تقديري، وهم ليسوا دارسين، و فاهمين، حتى إذا الدكتور يكتب في التفصيل أن أنا كذا كذا محتاجة مريض أرى بعد شهر، أجد أن </w:t>
      </w:r>
      <w:r w:rsidR="00B561F4">
        <w:rPr>
          <w:rFonts w:ascii="Simplified Arabic" w:hAnsi="Simplified Arabic" w:cs="Simplified Arabic" w:hint="cs"/>
          <w:noProof/>
          <w:sz w:val="32"/>
          <w:szCs w:val="32"/>
          <w:rtl/>
          <w:lang w:bidi="ar-DZ"/>
        </w:rPr>
        <w:t xml:space="preserve"> الموعد</w:t>
      </w:r>
      <w:r w:rsidRPr="00987250">
        <w:rPr>
          <w:rFonts w:ascii="Simplified Arabic" w:hAnsi="Simplified Arabic" w:cs="Simplified Arabic"/>
          <w:noProof/>
          <w:sz w:val="32"/>
          <w:szCs w:val="32"/>
          <w:lang w:bidi="ar-DZ"/>
        </w:rPr>
        <w:t xml:space="preserve"> بعد سنة.</w:t>
      </w:r>
    </w:p>
    <w:p w14:paraId="40C2AB18" w14:textId="5B440556" w:rsidR="00AD5715" w:rsidRPr="00987250" w:rsidRDefault="00212D80" w:rsidP="00B561F4">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عندما أراجع Call center يقول هذا المتوفر، فلازم أن تصبري بعد سنة. أنا أرجع أين أذهب، فأنا أكون مجبورة على</w:t>
      </w:r>
      <w:r w:rsidR="00B561F4">
        <w:rPr>
          <w:rFonts w:ascii="Simplified Arabic" w:hAnsi="Simplified Arabic" w:cs="Simplified Arabic" w:hint="cs"/>
          <w:noProof/>
          <w:sz w:val="32"/>
          <w:szCs w:val="32"/>
          <w:rtl/>
          <w:lang w:bidi="ar-DZ"/>
        </w:rPr>
        <w:t xml:space="preserve"> الذهاب للخاص</w:t>
      </w:r>
      <w:r w:rsidRPr="00987250">
        <w:rPr>
          <w:rFonts w:ascii="Simplified Arabic" w:hAnsi="Simplified Arabic" w:cs="Simplified Arabic"/>
          <w:noProof/>
          <w:sz w:val="32"/>
          <w:szCs w:val="32"/>
          <w:lang w:bidi="ar-DZ"/>
        </w:rPr>
        <w:t xml:space="preserve"> وأعالج حالتي أنا مضطرة ومجبورة.</w:t>
      </w:r>
      <w:r w:rsidR="00B561F4">
        <w:rPr>
          <w:rFonts w:ascii="Simplified Arabic" w:hAnsi="Simplified Arabic" w:cs="Simplified Arabic" w:hint="cs"/>
          <w:noProof/>
          <w:sz w:val="32"/>
          <w:szCs w:val="32"/>
          <w:rtl/>
          <w:lang w:bidi="ar-DZ"/>
        </w:rPr>
        <w:t xml:space="preserve">  </w:t>
      </w:r>
      <w:r w:rsidRPr="00987250">
        <w:rPr>
          <w:rFonts w:ascii="Simplified Arabic" w:hAnsi="Simplified Arabic" w:cs="Simplified Arabic"/>
          <w:noProof/>
          <w:sz w:val="32"/>
          <w:szCs w:val="32"/>
          <w:lang w:bidi="ar-DZ"/>
        </w:rPr>
        <w:t xml:space="preserve"> </w:t>
      </w:r>
    </w:p>
    <w:p w14:paraId="08EFF5AB" w14:textId="78B0672D" w:rsidR="00A7604C" w:rsidRDefault="00212D80" w:rsidP="00A7604C">
      <w:pPr>
        <w:pStyle w:val="Script"/>
        <w:bidi/>
        <w:rPr>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t>أشعر أن هناك شيء أو هم ليسوا متدربين، عندهم نقص في التعامل، هم فقط شهادة ثانوية، أو يمكن حتى بعضهم ليس شهادات، يعني موعد بعد سنة، وأنا محتاجة أن</w:t>
      </w:r>
      <w:r w:rsidR="00B561F4">
        <w:rPr>
          <w:rFonts w:ascii="Simplified Arabic" w:hAnsi="Simplified Arabic" w:cs="Simplified Arabic" w:hint="cs"/>
          <w:noProof/>
          <w:sz w:val="32"/>
          <w:szCs w:val="32"/>
          <w:rtl/>
          <w:lang w:bidi="ar-DZ"/>
        </w:rPr>
        <w:t xml:space="preserve"> </w:t>
      </w:r>
      <w:r w:rsidRPr="00987250">
        <w:rPr>
          <w:rFonts w:ascii="Simplified Arabic" w:hAnsi="Simplified Arabic" w:cs="Simplified Arabic"/>
          <w:noProof/>
          <w:sz w:val="32"/>
          <w:szCs w:val="32"/>
          <w:lang w:bidi="ar-DZ"/>
        </w:rPr>
        <w:t xml:space="preserve"> </w:t>
      </w:r>
      <w:r w:rsidR="00B561F4">
        <w:rPr>
          <w:rFonts w:ascii="Simplified Arabic" w:hAnsi="Simplified Arabic" w:cs="Simplified Arabic" w:hint="cs"/>
          <w:noProof/>
          <w:sz w:val="32"/>
          <w:szCs w:val="32"/>
          <w:rtl/>
          <w:lang w:bidi="ar-DZ"/>
        </w:rPr>
        <w:t>أرى دكتو</w:t>
      </w:r>
      <w:r w:rsidR="00A7604C">
        <w:rPr>
          <w:rFonts w:ascii="Simplified Arabic" w:hAnsi="Simplified Arabic" w:cs="Simplified Arabic" w:hint="cs"/>
          <w:noProof/>
          <w:sz w:val="32"/>
          <w:szCs w:val="32"/>
          <w:rtl/>
          <w:lang w:bidi="ar-DZ"/>
        </w:rPr>
        <w:t>ر</w:t>
      </w:r>
    </w:p>
    <w:p w14:paraId="072A96CE" w14:textId="0BC4DC9F" w:rsidR="00AD5715" w:rsidRPr="00987250" w:rsidRDefault="00212D80" w:rsidP="00B561F4">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lastRenderedPageBreak/>
        <w:t>نعم. يعني أنا عن نفسي my experience يعني موعد بعد سنة.</w:t>
      </w:r>
    </w:p>
    <w:p w14:paraId="07E82392" w14:textId="535DB05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فبعد سنة الله يرحمه، وعندنا أيضا قضية عدم تدريب بعض الموظفين، نعم. يعني الدكتور نفسه يقول أنا في العيادة من الساعة 11:00 فاضي، هو نفسه يقول، فلما أذهب إلى</w:t>
      </w:r>
      <w:r w:rsidR="00A7604C">
        <w:rPr>
          <w:rFonts w:ascii="Simplified Arabic" w:hAnsi="Simplified Arabic" w:cs="Simplified Arabic" w:hint="cs"/>
          <w:noProof/>
          <w:sz w:val="32"/>
          <w:szCs w:val="32"/>
          <w:rtl/>
          <w:lang w:bidi="ar-DZ"/>
        </w:rPr>
        <w:t xml:space="preserve"> </w:t>
      </w:r>
      <w:r w:rsidRPr="00987250">
        <w:rPr>
          <w:rFonts w:ascii="Simplified Arabic" w:hAnsi="Simplified Arabic" w:cs="Simplified Arabic"/>
          <w:noProof/>
          <w:sz w:val="32"/>
          <w:szCs w:val="32"/>
          <w:lang w:bidi="ar-DZ"/>
        </w:rPr>
        <w:t xml:space="preserve"> </w:t>
      </w:r>
      <w:r w:rsidR="00A7604C">
        <w:rPr>
          <w:rFonts w:ascii="Simplified Arabic" w:hAnsi="Simplified Arabic" w:cs="Simplified Arabic" w:hint="cs"/>
          <w:noProof/>
          <w:sz w:val="32"/>
          <w:szCs w:val="32"/>
          <w:rtl/>
          <w:lang w:bidi="ar-DZ"/>
        </w:rPr>
        <w:t>بعد سنة.</w:t>
      </w:r>
    </w:p>
    <w:p w14:paraId="6FA95D7F" w14:textId="4C42CEE0"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من التحديات التي أواجهها بصراحة الاستمرارية، لا أستطيع أن أذهب إلى المواعيد المتأخرة يعني بعد شهر أو شهرين، وأيضا من تحديات أيضا الإيمان بجودة العلاج الذي سوف ألقاه، فأفضل الخاص. وهذه من تحديات مع معظم الناس الذين يتلقونه يعني.</w:t>
      </w:r>
    </w:p>
    <w:p w14:paraId="41AE800D" w14:textId="77777777" w:rsidR="00A7604C" w:rsidRDefault="00212D80" w:rsidP="00BE75AC">
      <w:pPr>
        <w:pStyle w:val="Script"/>
        <w:bidi/>
        <w:rPr>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t>طيب تفضلي.</w:t>
      </w:r>
    </w:p>
    <w:p w14:paraId="4F74B996" w14:textId="3A0735FA" w:rsidR="00AD5715" w:rsidRPr="00987250" w:rsidRDefault="00212D80" w:rsidP="00A7604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 التحديات التي نواجهها مرة تطوعت في عيادات خارجية، لاحظت أغلب الناس ما يتقبل التطور اللي صاير في الفترة الحالية، يعني مثلا الدكتور يشرحله تفاصيل العلاج، وركز له على مثلا البرنامج اللي ظاهر الحين البرنامج. إذا هناك تواصل مستمر أو تثقيف مستمر يرفض، يقول أنت تعالجني قبل 15 سنة نفس الروتين، فلا تغير لي خطة العلاج ولا تغير لي المعاملة، أنا أستمر معك، فالدكتور يقول أعطنا فرصة، هناك مثقف صحي، هناك ممرض، نحن نتعاون كتيم معين هذا الذي لاحظته الثقافة والفكر يعني من الناس الذين يتلقون العلاج، الأغلب يعتمد على نفس الخطة العلاجية التي لها سنين يمر عليها، ورافض أن يتقبل التطور الذي حصل الآن.</w:t>
      </w:r>
    </w:p>
    <w:p w14:paraId="4C009146" w14:textId="08CD199F"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هذا </w:t>
      </w:r>
      <w:r w:rsidR="00A7604C">
        <w:rPr>
          <w:rFonts w:ascii="Simplified Arabic" w:hAnsi="Simplified Arabic" w:cs="Simplified Arabic" w:hint="cs"/>
          <w:noProof/>
          <w:sz w:val="32"/>
          <w:szCs w:val="32"/>
          <w:rtl/>
          <w:lang w:bidi="ar-DZ"/>
        </w:rPr>
        <w:t>ما لاحظته</w:t>
      </w:r>
      <w:r w:rsidRPr="00987250">
        <w:rPr>
          <w:rFonts w:ascii="Simplified Arabic" w:hAnsi="Simplified Arabic" w:cs="Simplified Arabic"/>
          <w:noProof/>
          <w:sz w:val="32"/>
          <w:szCs w:val="32"/>
          <w:lang w:bidi="ar-DZ"/>
        </w:rPr>
        <w:t>. المشكلة الثانية طبعا المواعيد يعني لا حرج.</w:t>
      </w:r>
    </w:p>
    <w:p w14:paraId="4CD205D7" w14:textId="4FDA92A2"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لأن ننتقل على سؤالها للناس تتكلم. عندما قالت عن عدم تقبل المرضى، يعني لا أريد أن </w:t>
      </w:r>
      <w:r w:rsidR="00A7604C">
        <w:rPr>
          <w:rFonts w:ascii="Simplified Arabic" w:hAnsi="Simplified Arabic" w:cs="Simplified Arabic" w:hint="cs"/>
          <w:noProof/>
          <w:sz w:val="32"/>
          <w:szCs w:val="32"/>
          <w:rtl/>
          <w:lang w:bidi="ar-DZ"/>
        </w:rPr>
        <w:t>أدوس</w:t>
      </w:r>
      <w:r w:rsidRPr="00987250">
        <w:rPr>
          <w:rFonts w:ascii="Simplified Arabic" w:hAnsi="Simplified Arabic" w:cs="Simplified Arabic"/>
          <w:noProof/>
          <w:sz w:val="32"/>
          <w:szCs w:val="32"/>
          <w:lang w:bidi="ar-DZ"/>
        </w:rPr>
        <w:t xml:space="preserve"> </w:t>
      </w:r>
      <w:r w:rsidR="00A7604C">
        <w:rPr>
          <w:rFonts w:ascii="Simplified Arabic" w:hAnsi="Simplified Arabic" w:cs="Simplified Arabic" w:hint="cs"/>
          <w:noProof/>
          <w:sz w:val="32"/>
          <w:szCs w:val="32"/>
          <w:rtl/>
          <w:lang w:bidi="ar-DZ"/>
        </w:rPr>
        <w:t xml:space="preserve"> </w:t>
      </w:r>
      <w:r w:rsidRPr="00987250">
        <w:rPr>
          <w:rFonts w:ascii="Simplified Arabic" w:hAnsi="Simplified Arabic" w:cs="Simplified Arabic"/>
          <w:noProof/>
          <w:sz w:val="32"/>
          <w:szCs w:val="32"/>
          <w:lang w:bidi="ar-DZ"/>
        </w:rPr>
        <w:t>على الكرامة</w:t>
      </w:r>
      <w:r w:rsidR="00A7604C">
        <w:rPr>
          <w:rFonts w:ascii="Simplified Arabic" w:hAnsi="Simplified Arabic" w:cs="Simplified Arabic" w:hint="cs"/>
          <w:noProof/>
          <w:sz w:val="32"/>
          <w:szCs w:val="32"/>
          <w:rtl/>
          <w:lang w:bidi="ar-DZ"/>
        </w:rPr>
        <w:t xml:space="preserve"> </w:t>
      </w:r>
      <w:r w:rsidRPr="00987250">
        <w:rPr>
          <w:rFonts w:ascii="Simplified Arabic" w:hAnsi="Simplified Arabic" w:cs="Simplified Arabic"/>
          <w:noProof/>
          <w:sz w:val="32"/>
          <w:szCs w:val="32"/>
          <w:lang w:bidi="ar-DZ"/>
        </w:rPr>
        <w:t xml:space="preserve"> أن المرضى لا يتقبلون التغيير أو التطور الذي يحدث. أول شيء أ</w:t>
      </w:r>
      <w:r w:rsidR="00A7604C">
        <w:rPr>
          <w:rFonts w:ascii="Simplified Arabic" w:hAnsi="Simplified Arabic" w:cs="Simplified Arabic" w:hint="cs"/>
          <w:noProof/>
          <w:sz w:val="32"/>
          <w:szCs w:val="32"/>
          <w:rtl/>
          <w:lang w:bidi="ar-DZ"/>
        </w:rPr>
        <w:t>ن</w:t>
      </w:r>
      <w:r w:rsidRPr="00987250">
        <w:rPr>
          <w:rFonts w:ascii="Simplified Arabic" w:hAnsi="Simplified Arabic" w:cs="Simplified Arabic"/>
          <w:noProof/>
          <w:sz w:val="32"/>
          <w:szCs w:val="32"/>
          <w:lang w:bidi="ar-DZ"/>
        </w:rPr>
        <w:t xml:space="preserve"> عمر المرضى يلعب دور، يعني إذا كان كبير سن جدا صعب أن نغير، كبار القدر صعب أن نغير تفكيرهم. هذا واحد. اذا كانوا من فئة الشباب أو الرشد أشعر </w:t>
      </w:r>
      <w:r w:rsidR="00213E6B">
        <w:rPr>
          <w:rFonts w:ascii="Simplified Arabic" w:hAnsi="Simplified Arabic" w:cs="Simplified Arabic" w:hint="cs"/>
          <w:noProof/>
          <w:sz w:val="32"/>
          <w:szCs w:val="32"/>
          <w:rtl/>
          <w:lang w:bidi="ar-DZ"/>
        </w:rPr>
        <w:t xml:space="preserve"> أن </w:t>
      </w:r>
      <w:r w:rsidR="00B51A3F">
        <w:rPr>
          <w:rFonts w:ascii="Simplified Arabic" w:hAnsi="Simplified Arabic" w:cs="Simplified Arabic" w:hint="cs"/>
          <w:noProof/>
          <w:sz w:val="32"/>
          <w:szCs w:val="32"/>
          <w:rtl/>
          <w:lang w:bidi="ar-DZ"/>
        </w:rPr>
        <w:t>بعض</w:t>
      </w:r>
      <w:r w:rsidRPr="00987250">
        <w:rPr>
          <w:rFonts w:ascii="Simplified Arabic" w:hAnsi="Simplified Arabic" w:cs="Simplified Arabic"/>
          <w:noProof/>
          <w:sz w:val="32"/>
          <w:szCs w:val="32"/>
          <w:lang w:bidi="ar-DZ"/>
        </w:rPr>
        <w:t xml:space="preserve"> الأخطاء </w:t>
      </w:r>
      <w:r w:rsidRPr="00987250">
        <w:rPr>
          <w:rFonts w:ascii="Simplified Arabic" w:hAnsi="Simplified Arabic" w:cs="Simplified Arabic"/>
          <w:noProof/>
          <w:sz w:val="32"/>
          <w:szCs w:val="32"/>
          <w:lang w:bidi="ar-DZ"/>
        </w:rPr>
        <w:lastRenderedPageBreak/>
        <w:t>الطبية تلعب دورا في عدم التغيير، لماذا أغيره؟ تريد أن تغيره لكي تصب مشاريع فاشلة، وكثير من مشاريع فاشلة كانت تخرج، فالسمعة تلعب دورا.</w:t>
      </w:r>
    </w:p>
    <w:p w14:paraId="3036FA06" w14:textId="39C1420E"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يعني نحن لا نعرف لكن كي تخرج سمعة عن مؤسساتنا أنها فاشلة في العلاج، وكثير أخطاء طبية تخرج، فجل الأقلب يتجه الى الخاص، وخصوصا في الأشياء التي تكون جدا خطيرة بالنسبة لهم أو يشعرونها بمسؤولية عالية، فهذا الشيء لا يجعل عدم ثقة العميل فينا. لا يجعل يراجعنا أساسا، وهذه من التحديات بالنسبة لنا أن لا يوجد </w:t>
      </w:r>
      <w:r w:rsidR="00213E6B">
        <w:rPr>
          <w:rFonts w:ascii="Simplified Arabic" w:hAnsi="Simplified Arabic" w:cs="Simplified Arabic" w:hint="cs"/>
          <w:noProof/>
          <w:sz w:val="32"/>
          <w:szCs w:val="32"/>
          <w:rtl/>
          <w:lang w:bidi="ar-DZ"/>
        </w:rPr>
        <w:t xml:space="preserve"> من </w:t>
      </w:r>
      <w:r w:rsidRPr="00987250">
        <w:rPr>
          <w:rFonts w:ascii="Simplified Arabic" w:hAnsi="Simplified Arabic" w:cs="Simplified Arabic"/>
          <w:noProof/>
          <w:sz w:val="32"/>
          <w:szCs w:val="32"/>
          <w:lang w:bidi="ar-DZ"/>
        </w:rPr>
        <w:t>يستطيعون أن يكسب ثقتهم.</w:t>
      </w:r>
    </w:p>
    <w:p w14:paraId="482287C1" w14:textId="69F8C92D" w:rsidR="00AD5715" w:rsidRPr="00987250" w:rsidRDefault="00212D80" w:rsidP="00213E6B">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كثر أن نقوي برامج، كثر أن نعدل، هم لا يوجد اقبال لأنه لا يوجد ثقة. أنا أتي لأن الدكتور فلان، ونلاحظ أن عيادات معينة التي تكون مليانة </w:t>
      </w:r>
      <w:r w:rsidR="00213E6B">
        <w:rPr>
          <w:rFonts w:ascii="Simplified Arabic" w:hAnsi="Simplified Arabic" w:cs="Simplified Arabic" w:hint="cs"/>
          <w:noProof/>
          <w:sz w:val="32"/>
          <w:szCs w:val="32"/>
          <w:rtl/>
          <w:lang w:bidi="ar-DZ"/>
        </w:rPr>
        <w:t>.</w:t>
      </w:r>
    </w:p>
    <w:p w14:paraId="6FBECD34" w14:textId="2AEDF404"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لكن ردا على بعض النقاط، موضوع أول شيء بالنسبة للمواعيد</w:t>
      </w:r>
      <w:r w:rsidR="00213E6B">
        <w:rPr>
          <w:rFonts w:ascii="Simplified Arabic" w:hAnsi="Simplified Arabic" w:cs="Simplified Arabic" w:hint="cs"/>
          <w:noProof/>
          <w:sz w:val="32"/>
          <w:szCs w:val="32"/>
          <w:rtl/>
          <w:lang w:bidi="ar-DZ"/>
        </w:rPr>
        <w:t>،</w:t>
      </w:r>
      <w:r w:rsidRPr="00987250">
        <w:rPr>
          <w:rFonts w:ascii="Simplified Arabic" w:hAnsi="Simplified Arabic" w:cs="Simplified Arabic"/>
          <w:noProof/>
          <w:sz w:val="32"/>
          <w:szCs w:val="32"/>
          <w:lang w:bidi="ar-DZ"/>
        </w:rPr>
        <w:t xml:space="preserve"> المواعيد جدا بعيدة، وهذا في خطأ في السيستم تمام وفي مسؤولية أيضا مجتمعية في هذه النقطة مثلا العيادة تبدأ مثلا ثلاث </w:t>
      </w:r>
      <w:r w:rsidR="00213E6B">
        <w:rPr>
          <w:rFonts w:ascii="Simplified Arabic" w:hAnsi="Simplified Arabic" w:cs="Simplified Arabic" w:hint="cs"/>
          <w:noProof/>
          <w:sz w:val="32"/>
          <w:szCs w:val="32"/>
          <w:rtl/>
          <w:lang w:bidi="ar-DZ"/>
        </w:rPr>
        <w:t>مرضىمسجلين</w:t>
      </w:r>
      <w:r w:rsidRPr="00987250">
        <w:rPr>
          <w:rFonts w:ascii="Simplified Arabic" w:hAnsi="Simplified Arabic" w:cs="Simplified Arabic"/>
          <w:noProof/>
          <w:sz w:val="32"/>
          <w:szCs w:val="32"/>
          <w:lang w:bidi="ar-DZ"/>
        </w:rPr>
        <w:t xml:space="preserve"> عند الدكتور، مواعيد مسجلة عند الدكتور يعني العيادة كاملة تمام. 40% منهم ما بيجوا على مواعيدهم. سواء يتغيب سواء يجي متأخر ساعة ساعتين تمام فاللي مثلا في كثير منهم لا يكنسلوا مواعيدهم، فعشان كذا حتى مؤسسة حمد دائما تطلب أن المريض نفسه يبادر ويكنسل موعده إذا ما يحتاجه، لأنه بعدما كنسلت الموعد يأخذ مكان مستحق ثاني.</w:t>
      </w:r>
    </w:p>
    <w:p w14:paraId="05D338C8" w14:textId="5728C1EA" w:rsidR="00AD5715" w:rsidRDefault="00212D80" w:rsidP="00213E6B">
      <w:pPr>
        <w:pStyle w:val="Script"/>
        <w:bidi/>
        <w:rPr>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t xml:space="preserve">فان المواعيد تكون بعيدة لأن المواعيد تكون عند الدكتور بالنسبة لفل، لكن عندما يكون 40% من المرضى لا يأتوا أكيد يكون هناك فراغ في الوسط يعني، فهذا ضروري لها حل يعني طبعا هي مسؤولية أيضا مجتمعية أنه المفروض المرضى بنفسهم يبادروا ويكنسلوا الموعد والحين الكنسلة صارت سهلة </w:t>
      </w:r>
      <w:r w:rsidR="00213E6B">
        <w:rPr>
          <w:rFonts w:ascii="Simplified Arabic" w:hAnsi="Simplified Arabic" w:cs="Simplified Arabic" w:hint="cs"/>
          <w:noProof/>
          <w:sz w:val="32"/>
          <w:szCs w:val="32"/>
          <w:rtl/>
          <w:lang w:bidi="ar-DZ"/>
        </w:rPr>
        <w:t>.</w:t>
      </w:r>
    </w:p>
    <w:p w14:paraId="133611EC" w14:textId="1E17910A"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 </w:t>
      </w:r>
      <w:r w:rsidR="00213E6B">
        <w:rPr>
          <w:rFonts w:ascii="Simplified Arabic" w:hAnsi="Simplified Arabic" w:cs="Simplified Arabic" w:hint="cs"/>
          <w:noProof/>
          <w:sz w:val="32"/>
          <w:szCs w:val="32"/>
          <w:rtl/>
          <w:lang w:bidi="ar-DZ"/>
        </w:rPr>
        <w:t>من عنده تحديات أخرى؟</w:t>
      </w:r>
    </w:p>
    <w:p w14:paraId="1C5A463B" w14:textId="7EC92B4A"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lastRenderedPageBreak/>
        <w:t>يعني من أين اعمل field، العلم بوجود هذه الخدمات أو المعرفة بوجود دعم نفسي أو للطلاب أو حتى للمرضى، غير معروف بالنسبة لنا. يعني عندما يأتيني طالب يقول لي أنا متوتر، أنا تعبان، لا أعرف أن أتعامل، أنا لا أعرف أين أوجهها على مود أن يأخذ علاج صحيح، أو أن يتحسن وضعه. العلم بالمرافق أو بالخدمات الموجودة للاهتمام بالعافية</w:t>
      </w:r>
    </w:p>
    <w:p w14:paraId="2A2BCFEA" w14:textId="77777777" w:rsidR="00213E6B" w:rsidRDefault="00212D80" w:rsidP="00BE75AC">
      <w:pPr>
        <w:pStyle w:val="Script"/>
        <w:bidi/>
        <w:rPr>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t xml:space="preserve">غير موجود أو غير معلن عنه، أو غير معروف. بالنسبة لي أتخيل هذه واحدة من أكثر التحديات التي أواجهها بالمجتمع الذي به. </w:t>
      </w:r>
    </w:p>
    <w:p w14:paraId="4E450173" w14:textId="068EAA66" w:rsidR="00AD5715" w:rsidRPr="00987250" w:rsidRDefault="00212D80" w:rsidP="00213E6B">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طيب، هل هناك اي اضافة؟</w:t>
      </w:r>
    </w:p>
    <w:p w14:paraId="3D22E360" w14:textId="53DF7F11" w:rsidR="00213E6B" w:rsidRDefault="00212D80" w:rsidP="00BE75AC">
      <w:pPr>
        <w:pStyle w:val="Script"/>
        <w:bidi/>
        <w:rPr>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t xml:space="preserve">بعد معرفة اهم التحديات حسب رأيكم طبعا، ننتقل الى الفرص، يعني السؤال يقول ما هي الفرص المتاحة حاليا؟ لتعزيز دمج ركائز الحياة الطيبة في ممارسات الرعاية الصحية، مثلا ما هي الفرص الموجودة على مستوى التعامل مع المرضى؟ يعني ما هي الفرص الموجودة؟ ثانيا يعني كمثال فرص التعاون بين التخصصات المختلفة، يعني مثلا التغذية مع ربما امراض الغدد كمثال فقط، يعني ما هي الفرص الموجودة في القطاع الصحي لدمج هذه الركائز؟ هل توجد فرص </w:t>
      </w:r>
      <w:r w:rsidR="00213E6B">
        <w:rPr>
          <w:rFonts w:ascii="Simplified Arabic" w:hAnsi="Simplified Arabic" w:cs="Simplified Arabic" w:hint="cs"/>
          <w:noProof/>
          <w:sz w:val="32"/>
          <w:szCs w:val="32"/>
          <w:rtl/>
          <w:lang w:bidi="ar-DZ"/>
        </w:rPr>
        <w:t xml:space="preserve">أم </w:t>
      </w:r>
      <w:r w:rsidRPr="00987250">
        <w:rPr>
          <w:rFonts w:ascii="Simplified Arabic" w:hAnsi="Simplified Arabic" w:cs="Simplified Arabic"/>
          <w:noProof/>
          <w:sz w:val="32"/>
          <w:szCs w:val="32"/>
          <w:lang w:bidi="ar-DZ"/>
        </w:rPr>
        <w:t>لا</w:t>
      </w:r>
      <w:r w:rsidR="00213E6B">
        <w:rPr>
          <w:rFonts w:ascii="Simplified Arabic" w:hAnsi="Simplified Arabic" w:cs="Simplified Arabic" w:hint="cs"/>
          <w:noProof/>
          <w:sz w:val="32"/>
          <w:szCs w:val="32"/>
          <w:rtl/>
          <w:lang w:bidi="ar-DZ"/>
        </w:rPr>
        <w:t>؟</w:t>
      </w:r>
      <w:r w:rsidRPr="00987250">
        <w:rPr>
          <w:rFonts w:ascii="Simplified Arabic" w:hAnsi="Simplified Arabic" w:cs="Simplified Arabic"/>
          <w:noProof/>
          <w:sz w:val="32"/>
          <w:szCs w:val="32"/>
          <w:lang w:bidi="ar-DZ"/>
        </w:rPr>
        <w:t xml:space="preserve"> </w:t>
      </w:r>
    </w:p>
    <w:p w14:paraId="48558593" w14:textId="7E79A147" w:rsidR="00AD5715" w:rsidRPr="00987250" w:rsidRDefault="00212D80" w:rsidP="00213E6B">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يعني ونحن تكلمنا في هذا لأنه هناك تحديات</w:t>
      </w:r>
    </w:p>
    <w:p w14:paraId="19FC50D1" w14:textId="77777777" w:rsidR="00213E6B" w:rsidRDefault="00212D80" w:rsidP="00BE75AC">
      <w:pPr>
        <w:pStyle w:val="Script"/>
        <w:bidi/>
        <w:rPr>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t xml:space="preserve">ثانيا ما هي الفرص في رأيكم التي تمكن من دمج هذه الركائز؟ </w:t>
      </w:r>
      <w:r w:rsidR="00213E6B">
        <w:rPr>
          <w:rFonts w:ascii="Simplified Arabic" w:hAnsi="Simplified Arabic" w:cs="Simplified Arabic" w:hint="cs"/>
          <w:noProof/>
          <w:sz w:val="32"/>
          <w:szCs w:val="32"/>
          <w:rtl/>
          <w:lang w:bidi="ar-DZ"/>
        </w:rPr>
        <w:t>هل</w:t>
      </w:r>
      <w:r w:rsidRPr="00987250">
        <w:rPr>
          <w:rFonts w:ascii="Simplified Arabic" w:hAnsi="Simplified Arabic" w:cs="Simplified Arabic"/>
          <w:noProof/>
          <w:sz w:val="32"/>
          <w:szCs w:val="32"/>
          <w:lang w:bidi="ar-DZ"/>
        </w:rPr>
        <w:t xml:space="preserve"> السؤال مفهوم. دكتورة، سؤال مفهوم؟ بالنسبة لكم مفهوم؟ طيب خلاص ننتقل. </w:t>
      </w:r>
    </w:p>
    <w:p w14:paraId="13F2285B" w14:textId="06E68EFA" w:rsidR="00AD5715" w:rsidRPr="00987250" w:rsidRDefault="00212D80" w:rsidP="00213E6B">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السؤال نعيد السؤال لأن هناك ضجيج، ما هي الفرص المتاحة حاليا في القطاع الصحي لتعزيز يعني لتقوية دمج ركائز الحياة الطيبة في ممارسة الرعاية الصحية، يعني هل هناك فرص أم لا؟ ثانيا، نعطيكم أمثلة، مثلا هل هناك فرص في التعامل مع المرضى؟ هل هناك فرص في التعامل بين تخصصات تعاون مثلا مثلما قلت بين طبيب الأمراض مثلا أمراض القلب و</w:t>
      </w:r>
      <w:r w:rsidR="00213E6B">
        <w:rPr>
          <w:rFonts w:ascii="Simplified Arabic" w:hAnsi="Simplified Arabic" w:cs="Simplified Arabic" w:hint="cs"/>
          <w:noProof/>
          <w:sz w:val="32"/>
          <w:szCs w:val="32"/>
          <w:rtl/>
          <w:lang w:bidi="ar-DZ"/>
        </w:rPr>
        <w:t>ال</w:t>
      </w:r>
      <w:r w:rsidRPr="00987250">
        <w:rPr>
          <w:rFonts w:ascii="Simplified Arabic" w:hAnsi="Simplified Arabic" w:cs="Simplified Arabic"/>
          <w:noProof/>
          <w:sz w:val="32"/>
          <w:szCs w:val="32"/>
          <w:lang w:bidi="ar-DZ"/>
        </w:rPr>
        <w:t xml:space="preserve">طبيب العام أو طبيب الغدد وغير ذلك، وبين الطبيب النفسي </w:t>
      </w:r>
      <w:r w:rsidR="00213E6B">
        <w:rPr>
          <w:rFonts w:ascii="Simplified Arabic" w:hAnsi="Simplified Arabic" w:cs="Simplified Arabic" w:hint="cs"/>
          <w:noProof/>
          <w:sz w:val="32"/>
          <w:szCs w:val="32"/>
          <w:rtl/>
          <w:lang w:bidi="ar-DZ"/>
        </w:rPr>
        <w:t xml:space="preserve"> و</w:t>
      </w:r>
      <w:r w:rsidRPr="00987250">
        <w:rPr>
          <w:rFonts w:ascii="Simplified Arabic" w:hAnsi="Simplified Arabic" w:cs="Simplified Arabic"/>
          <w:noProof/>
          <w:sz w:val="32"/>
          <w:szCs w:val="32"/>
          <w:lang w:bidi="ar-DZ"/>
        </w:rPr>
        <w:t xml:space="preserve"> المختص النفساني، هذه يعني كأمثلة.</w:t>
      </w:r>
    </w:p>
    <w:p w14:paraId="4C02D744" w14:textId="5607D31A"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lastRenderedPageBreak/>
        <w:t>أتوقع هناك فرص كثيرة يعني غير مستغلة في القطاع الصحي. مثل يعني عدم التفرقة بين الأعمار بين المرضى يعني مثلا في العيادة يأتينا مريض عمره 70 ويعطون نفس الوقت نفس مريض عنده زكمة فقط و يأخذ إجازة مثلا يعني. فلي عمره 70 عنده أمراض كثيرة، عنده سكر ضغط، أمراض في القلب عنده حالة معقدة يحتاج وقت أكثر، يحتاج له نص ساعة أو 40 دقيقة.</w:t>
      </w:r>
    </w:p>
    <w:p w14:paraId="24092BFD" w14:textId="28A34866"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يعطون نفس الوقت نفس </w:t>
      </w:r>
      <w:r w:rsidR="00213E6B">
        <w:rPr>
          <w:rFonts w:ascii="Simplified Arabic" w:hAnsi="Simplified Arabic" w:cs="Simplified Arabic" w:hint="cs"/>
          <w:noProof/>
          <w:sz w:val="32"/>
          <w:szCs w:val="32"/>
          <w:rtl/>
          <w:lang w:bidi="ar-DZ"/>
        </w:rPr>
        <w:t xml:space="preserve"> لمريض</w:t>
      </w:r>
      <w:r w:rsidRPr="00987250">
        <w:rPr>
          <w:rFonts w:ascii="Simplified Arabic" w:hAnsi="Simplified Arabic" w:cs="Simplified Arabic"/>
          <w:noProof/>
          <w:sz w:val="32"/>
          <w:szCs w:val="32"/>
          <w:lang w:bidi="ar-DZ"/>
        </w:rPr>
        <w:t xml:space="preserve"> جاء فقط لان إجازة مرضية، فعدم التكافؤ وعدم التنسيق يعني في الأوقات وعدم يعني وضع عيادة مخصصة للحالات المعقدة، يعني يكون فيها إهدار الفرص وتحسين لحالات المرضى الأكثر تعقيدة يعني. هذا تحدي صحيح تحدي وفي طريقة إصلاح يعني تخصيص عيادات مثلا للأمراض التنفسية الطبيعية، يعني الذي يحتاج إجازات مرضية فقط يعني ممكن حتى الإجازات المرضية ممكن أن يكون لها حد أن الشخص يعني هذه دائما نناقش الموضوع أنه لماذا المريض يضطر </w:t>
      </w:r>
      <w:r w:rsidR="00213E6B">
        <w:rPr>
          <w:rFonts w:ascii="Simplified Arabic" w:hAnsi="Simplified Arabic" w:cs="Simplified Arabic" w:hint="cs"/>
          <w:noProof/>
          <w:sz w:val="32"/>
          <w:szCs w:val="32"/>
          <w:rtl/>
          <w:lang w:bidi="ar-DZ"/>
        </w:rPr>
        <w:t xml:space="preserve"> أن يذهب إلى المركز</w:t>
      </w:r>
      <w:r w:rsidRPr="00987250">
        <w:rPr>
          <w:rFonts w:ascii="Simplified Arabic" w:hAnsi="Simplified Arabic" w:cs="Simplified Arabic"/>
          <w:noProof/>
          <w:sz w:val="32"/>
          <w:szCs w:val="32"/>
          <w:lang w:bidi="ar-DZ"/>
        </w:rPr>
        <w:t xml:space="preserve"> الصحي مثلا لان يأخذ إجازة مرضية لمرض بسيط يعني.</w:t>
      </w:r>
    </w:p>
    <w:p w14:paraId="0EE94C0D" w14:textId="44964D34" w:rsidR="00AD5715" w:rsidRPr="00987250" w:rsidRDefault="00213E6B" w:rsidP="00BE75AC">
      <w:pPr>
        <w:pStyle w:val="Script"/>
        <w:bidi/>
        <w:rPr>
          <w:rFonts w:ascii="Simplified Arabic" w:hAnsi="Simplified Arabic" w:cs="Simplified Arabic"/>
          <w:noProof/>
          <w:sz w:val="32"/>
          <w:szCs w:val="32"/>
          <w:lang w:bidi="ar-DZ"/>
        </w:rPr>
      </w:pPr>
      <w:r>
        <w:rPr>
          <w:rFonts w:ascii="Simplified Arabic" w:hAnsi="Simplified Arabic" w:cs="Simplified Arabic" w:hint="cs"/>
          <w:noProof/>
          <w:sz w:val="32"/>
          <w:szCs w:val="32"/>
          <w:rtl/>
          <w:lang w:bidi="ar-DZ"/>
        </w:rPr>
        <w:t>نزلة برد</w:t>
      </w:r>
      <w:r w:rsidR="00212D80" w:rsidRPr="00987250">
        <w:rPr>
          <w:rFonts w:ascii="Simplified Arabic" w:hAnsi="Simplified Arabic" w:cs="Simplified Arabic"/>
          <w:noProof/>
          <w:sz w:val="32"/>
          <w:szCs w:val="32"/>
          <w:lang w:bidi="ar-DZ"/>
        </w:rPr>
        <w:t xml:space="preserve"> بسيطة مع انه المريض يعرف علاجه، يأخذ علاجه، ومع ذلك يضطر الى</w:t>
      </w:r>
      <w:r>
        <w:rPr>
          <w:rFonts w:ascii="Simplified Arabic" w:hAnsi="Simplified Arabic" w:cs="Simplified Arabic" w:hint="cs"/>
          <w:noProof/>
          <w:sz w:val="32"/>
          <w:szCs w:val="32"/>
          <w:rtl/>
          <w:lang w:bidi="ar-DZ"/>
        </w:rPr>
        <w:t xml:space="preserve"> الذهاب </w:t>
      </w:r>
      <w:r w:rsidR="00212D80" w:rsidRPr="00987250">
        <w:rPr>
          <w:rFonts w:ascii="Simplified Arabic" w:hAnsi="Simplified Arabic" w:cs="Simplified Arabic"/>
          <w:noProof/>
          <w:sz w:val="32"/>
          <w:szCs w:val="32"/>
          <w:lang w:bidi="ar-DZ"/>
        </w:rPr>
        <w:t xml:space="preserve"> المركز فقط </w:t>
      </w:r>
      <w:r w:rsidR="00570AA4">
        <w:rPr>
          <w:rFonts w:ascii="Simplified Arabic" w:hAnsi="Simplified Arabic" w:cs="Simplified Arabic" w:hint="cs"/>
          <w:noProof/>
          <w:sz w:val="32"/>
          <w:szCs w:val="32"/>
          <w:rtl/>
          <w:lang w:bidi="ar-DZ"/>
        </w:rPr>
        <w:t xml:space="preserve">لأجل </w:t>
      </w:r>
      <w:r w:rsidR="00212D80" w:rsidRPr="00987250">
        <w:rPr>
          <w:rFonts w:ascii="Simplified Arabic" w:hAnsi="Simplified Arabic" w:cs="Simplified Arabic"/>
          <w:noProof/>
          <w:sz w:val="32"/>
          <w:szCs w:val="32"/>
          <w:lang w:bidi="ar-DZ"/>
        </w:rPr>
        <w:t xml:space="preserve"> الإجازة المرضية، فهل ممكن أن يعطوا حد</w:t>
      </w:r>
      <w:r>
        <w:rPr>
          <w:rFonts w:ascii="Simplified Arabic" w:hAnsi="Simplified Arabic" w:cs="Simplified Arabic" w:hint="cs"/>
          <w:noProof/>
          <w:sz w:val="32"/>
          <w:szCs w:val="32"/>
          <w:rtl/>
          <w:lang w:bidi="ar-DZ"/>
        </w:rPr>
        <w:t xml:space="preserve"> </w:t>
      </w:r>
      <w:r w:rsidR="00212D80" w:rsidRPr="00987250">
        <w:rPr>
          <w:rFonts w:ascii="Simplified Arabic" w:hAnsi="Simplified Arabic" w:cs="Simplified Arabic"/>
          <w:noProof/>
          <w:sz w:val="32"/>
          <w:szCs w:val="32"/>
          <w:lang w:bidi="ar-DZ"/>
        </w:rPr>
        <w:t xml:space="preserve"> معين للإجازات المرضية السنوية مثلا 20 يوم في السنة</w:t>
      </w:r>
      <w:r w:rsidR="00570AA4">
        <w:rPr>
          <w:rFonts w:ascii="Simplified Arabic" w:hAnsi="Simplified Arabic" w:cs="Simplified Arabic" w:hint="cs"/>
          <w:noProof/>
          <w:sz w:val="32"/>
          <w:szCs w:val="32"/>
          <w:rtl/>
          <w:lang w:bidi="ar-DZ"/>
        </w:rPr>
        <w:t>، و</w:t>
      </w:r>
      <w:r w:rsidR="00212D80" w:rsidRPr="00987250">
        <w:rPr>
          <w:rFonts w:ascii="Simplified Arabic" w:hAnsi="Simplified Arabic" w:cs="Simplified Arabic"/>
          <w:noProof/>
          <w:sz w:val="32"/>
          <w:szCs w:val="32"/>
          <w:lang w:bidi="ar-DZ"/>
        </w:rPr>
        <w:t xml:space="preserve"> المريض نفسه يستطيع أن يأخذها بدون أي زيارة للمركز الصحي مثلا بهذا الشكل يخف الضغط الكبير على المراكز الصحية تقريبا 50% الزيارات تكون إجازات مرضية، فلما نشيل 50% من الزيارات إذن الضغط الكبير والانتظار الكبير في المراكز الصحية يقل بشكل كبير.</w:t>
      </w:r>
    </w:p>
    <w:p w14:paraId="2717389C" w14:textId="757EEB30" w:rsidR="00AD5715" w:rsidRPr="00987250" w:rsidRDefault="00570AA4" w:rsidP="00BE75AC">
      <w:pPr>
        <w:pStyle w:val="Script"/>
        <w:bidi/>
        <w:rPr>
          <w:rFonts w:ascii="Simplified Arabic" w:hAnsi="Simplified Arabic" w:cs="Simplified Arabic"/>
          <w:noProof/>
          <w:sz w:val="32"/>
          <w:szCs w:val="32"/>
          <w:lang w:bidi="ar-DZ"/>
        </w:rPr>
      </w:pPr>
      <w:r>
        <w:rPr>
          <w:rFonts w:ascii="Simplified Arabic" w:hAnsi="Simplified Arabic" w:cs="Simplified Arabic" w:hint="cs"/>
          <w:noProof/>
          <w:sz w:val="32"/>
          <w:szCs w:val="32"/>
          <w:rtl/>
          <w:lang w:bidi="ar-DZ"/>
        </w:rPr>
        <w:t>فالحل،</w:t>
      </w:r>
      <w:r w:rsidR="00212D80" w:rsidRPr="00987250">
        <w:rPr>
          <w:rFonts w:ascii="Simplified Arabic" w:hAnsi="Simplified Arabic" w:cs="Simplified Arabic"/>
          <w:noProof/>
          <w:sz w:val="32"/>
          <w:szCs w:val="32"/>
          <w:lang w:bidi="ar-DZ"/>
        </w:rPr>
        <w:t xml:space="preserve">  يعني بسيط ويساعد جدا على موضوع التأخير. دعنا نركز على الفرص ما هي الفرص الموجودة التعاون مع المرضى وجود مراكز.</w:t>
      </w:r>
    </w:p>
    <w:p w14:paraId="40E380C1" w14:textId="3712148D"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كافية وغير كافية، ركزوا على </w:t>
      </w:r>
      <w:r w:rsidR="00570AA4">
        <w:rPr>
          <w:rFonts w:ascii="Simplified Arabic" w:hAnsi="Simplified Arabic" w:cs="Simplified Arabic" w:hint="cs"/>
          <w:noProof/>
          <w:sz w:val="32"/>
          <w:szCs w:val="32"/>
          <w:rtl/>
          <w:lang w:bidi="ar-DZ"/>
        </w:rPr>
        <w:t>الجانب</w:t>
      </w:r>
      <w:r w:rsidRPr="00987250">
        <w:rPr>
          <w:rFonts w:ascii="Simplified Arabic" w:hAnsi="Simplified Arabic" w:cs="Simplified Arabic"/>
          <w:noProof/>
          <w:sz w:val="32"/>
          <w:szCs w:val="32"/>
          <w:lang w:bidi="ar-DZ"/>
        </w:rPr>
        <w:t xml:space="preserve"> الإيجابي الآن الفرص أساسا موجودة ومتاحة. هي موجودة. المراكز يعني لا أتوقع أن هناك منطقة سكنية لا فيها مركز، كل المناطق السكنية </w:t>
      </w:r>
      <w:r w:rsidRPr="00987250">
        <w:rPr>
          <w:rFonts w:ascii="Simplified Arabic" w:hAnsi="Simplified Arabic" w:cs="Simplified Arabic"/>
          <w:noProof/>
          <w:sz w:val="32"/>
          <w:szCs w:val="32"/>
          <w:lang w:bidi="ar-DZ"/>
        </w:rPr>
        <w:lastRenderedPageBreak/>
        <w:t>تغطيها مراكز، و لا نقول لا، حتى صار هناك مراكز تغطي للقطريين ومراكز تغطي للجميع. يعني الفرص كاملة متاحة، لكن الإقبال على هذه المراكز هي ليست متاحة.</w:t>
      </w:r>
    </w:p>
    <w:p w14:paraId="72CF3BE9" w14:textId="5F554EBB"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ليس لأن لن أقولها تحديات، أرجع أقول لك نحن ذكرناها بالتحديات التي هي عدم الثقة. عدم ثقة العميل فيها، فأشعر أريد أن أركز على فكرة الفرص بيننا نحن كطاقم عمل كمؤسسة. </w:t>
      </w:r>
      <w:r w:rsidR="008C487B">
        <w:rPr>
          <w:rFonts w:ascii="Simplified Arabic" w:hAnsi="Simplified Arabic" w:cs="Simplified Arabic" w:hint="cs"/>
          <w:noProof/>
          <w:sz w:val="32"/>
          <w:szCs w:val="32"/>
          <w:rtl/>
          <w:lang w:bidi="ar-DZ"/>
        </w:rPr>
        <w:t xml:space="preserve">لا يكفي </w:t>
      </w:r>
      <w:r w:rsidRPr="00987250">
        <w:rPr>
          <w:rFonts w:ascii="Simplified Arabic" w:hAnsi="Simplified Arabic" w:cs="Simplified Arabic"/>
          <w:noProof/>
          <w:sz w:val="32"/>
          <w:szCs w:val="32"/>
          <w:lang w:bidi="ar-DZ"/>
        </w:rPr>
        <w:t xml:space="preserve">أن أعطي المريض تحويله وخلصنا، لا أشعر أنها ستكون كافية. </w:t>
      </w:r>
      <w:r w:rsidR="008C487B">
        <w:rPr>
          <w:rFonts w:ascii="Simplified Arabic" w:hAnsi="Simplified Arabic" w:cs="Simplified Arabic" w:hint="cs"/>
          <w:noProof/>
          <w:sz w:val="32"/>
          <w:szCs w:val="32"/>
          <w:rtl/>
          <w:lang w:bidi="ar-DZ"/>
        </w:rPr>
        <w:t xml:space="preserve"> ينبغي</w:t>
      </w:r>
      <w:r w:rsidRPr="00987250">
        <w:rPr>
          <w:rFonts w:ascii="Simplified Arabic" w:hAnsi="Simplified Arabic" w:cs="Simplified Arabic"/>
          <w:noProof/>
          <w:sz w:val="32"/>
          <w:szCs w:val="32"/>
          <w:lang w:bidi="ar-DZ"/>
        </w:rPr>
        <w:t xml:space="preserve"> أن </w:t>
      </w:r>
      <w:r w:rsidR="008C487B">
        <w:rPr>
          <w:rFonts w:ascii="Simplified Arabic" w:hAnsi="Simplified Arabic" w:cs="Simplified Arabic" w:hint="cs"/>
          <w:noProof/>
          <w:sz w:val="32"/>
          <w:szCs w:val="32"/>
          <w:rtl/>
          <w:lang w:bidi="ar-DZ"/>
        </w:rPr>
        <w:t>تكون</w:t>
      </w:r>
      <w:r w:rsidRPr="00987250">
        <w:rPr>
          <w:rFonts w:ascii="Simplified Arabic" w:hAnsi="Simplified Arabic" w:cs="Simplified Arabic"/>
          <w:noProof/>
          <w:sz w:val="32"/>
          <w:szCs w:val="32"/>
          <w:lang w:bidi="ar-DZ"/>
        </w:rPr>
        <w:t xml:space="preserve"> هناك فرصة للتعارف بين الأقسام نفسها، يعني أنا </w:t>
      </w:r>
      <w:r w:rsidRPr="008C487B">
        <w:rPr>
          <w:rFonts w:ascii="Simplified Arabic" w:hAnsi="Simplified Arabic" w:cs="Simplified Arabic"/>
          <w:b/>
          <w:bCs/>
          <w:noProof/>
          <w:sz w:val="32"/>
          <w:szCs w:val="32"/>
          <w:lang w:bidi="ar-DZ"/>
        </w:rPr>
        <w:t>كأخصائي نفسي</w:t>
      </w:r>
      <w:r w:rsidRPr="00987250">
        <w:rPr>
          <w:rFonts w:ascii="Simplified Arabic" w:hAnsi="Simplified Arabic" w:cs="Simplified Arabic"/>
          <w:noProof/>
          <w:sz w:val="32"/>
          <w:szCs w:val="32"/>
          <w:lang w:bidi="ar-DZ"/>
        </w:rPr>
        <w:t xml:space="preserve"> لا أعرف </w:t>
      </w:r>
      <w:r w:rsidRPr="008C487B">
        <w:rPr>
          <w:rFonts w:ascii="Simplified Arabic" w:hAnsi="Simplified Arabic" w:cs="Simplified Arabic"/>
          <w:b/>
          <w:bCs/>
          <w:noProof/>
          <w:sz w:val="32"/>
          <w:szCs w:val="32"/>
          <w:lang w:bidi="ar-DZ"/>
        </w:rPr>
        <w:t>الدكتور وليد أنه هو دكتور نفسي</w:t>
      </w:r>
      <w:r w:rsidRPr="00987250">
        <w:rPr>
          <w:rFonts w:ascii="Simplified Arabic" w:hAnsi="Simplified Arabic" w:cs="Simplified Arabic"/>
          <w:noProof/>
          <w:sz w:val="32"/>
          <w:szCs w:val="32"/>
          <w:lang w:bidi="ar-DZ"/>
        </w:rPr>
        <w:t xml:space="preserve">، ولا أعرف أن </w:t>
      </w:r>
      <w:r w:rsidRPr="008C487B">
        <w:rPr>
          <w:rFonts w:ascii="Simplified Arabic" w:hAnsi="Simplified Arabic" w:cs="Simplified Arabic"/>
          <w:b/>
          <w:bCs/>
          <w:noProof/>
          <w:sz w:val="32"/>
          <w:szCs w:val="32"/>
          <w:lang w:bidi="ar-DZ"/>
        </w:rPr>
        <w:t>الدكتور فيصل طبيب أسرة</w:t>
      </w:r>
      <w:r w:rsidRPr="00987250">
        <w:rPr>
          <w:rFonts w:ascii="Simplified Arabic" w:hAnsi="Simplified Arabic" w:cs="Simplified Arabic"/>
          <w:noProof/>
          <w:sz w:val="32"/>
          <w:szCs w:val="32"/>
          <w:lang w:bidi="ar-DZ"/>
        </w:rPr>
        <w:t>، أشعر لو كان هناك فرصة لقاءات في نتعرف على بعض، نعرف كل مجال ما هي تطوراته سيكون هناك فرصة في التعامل اكثر بين بعض.</w:t>
      </w:r>
    </w:p>
    <w:p w14:paraId="133A44A5" w14:textId="47F9D6D2"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فالفرص في تعارف الأخصائيين ويعني تعارف طاقم العمل على بعض البعض، يعني أنا كأخصائي نفسي</w:t>
      </w:r>
      <w:r w:rsidR="00B56C4D">
        <w:rPr>
          <w:rFonts w:ascii="Simplified Arabic" w:hAnsi="Simplified Arabic" w:cs="Simplified Arabic" w:hint="cs"/>
          <w:noProof/>
          <w:sz w:val="32"/>
          <w:szCs w:val="32"/>
          <w:rtl/>
          <w:lang w:bidi="ar-DZ"/>
        </w:rPr>
        <w:t xml:space="preserve"> مع</w:t>
      </w:r>
      <w:r w:rsidRPr="00987250">
        <w:rPr>
          <w:rFonts w:ascii="Simplified Arabic" w:hAnsi="Simplified Arabic" w:cs="Simplified Arabic"/>
          <w:noProof/>
          <w:sz w:val="32"/>
          <w:szCs w:val="32"/>
          <w:lang w:bidi="ar-DZ"/>
        </w:rPr>
        <w:t xml:space="preserve"> طبيب أسرة أستطيع أن أكون مساعدة له؟ كيف أستطيع أن أكمل مع طبيب الأسرة؟ كيف أستطيع أكمل مع الدكتور النفسي؟ يعني عندما أعرف كل تخصص ما هو ناقصة أو ما هو الجانب الذي يغطيه، وكيف أستطيع أن أدخل مدخلة، هذه تعتبر من الفرص التي نستطيع أن نفعلها كأشخاص يعني كعاملين هنا.</w:t>
      </w:r>
    </w:p>
    <w:p w14:paraId="3D68301B" w14:textId="0CCDF023"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أتوقع بالنسبة لهذه النقطة نحن اقترحنا هذا الشيء أن يكون عندنا مثلا weekly update يعني تحديثات أسبوعية، تمام؟ لا ليس عبر الإيميل، طلبنا أن يكون </w:t>
      </w:r>
      <w:r w:rsidR="00B56C4D">
        <w:rPr>
          <w:rFonts w:ascii="Simplified Arabic" w:hAnsi="Simplified Arabic" w:cs="Simplified Arabic" w:hint="cs"/>
          <w:noProof/>
          <w:sz w:val="32"/>
          <w:szCs w:val="32"/>
          <w:rtl/>
          <w:lang w:bidi="ar-DZ"/>
        </w:rPr>
        <w:t xml:space="preserve"> لقاء</w:t>
      </w:r>
      <w:r w:rsidRPr="00987250">
        <w:rPr>
          <w:rFonts w:ascii="Simplified Arabic" w:hAnsi="Simplified Arabic" w:cs="Simplified Arabic"/>
          <w:noProof/>
          <w:sz w:val="32"/>
          <w:szCs w:val="32"/>
          <w:lang w:bidi="ar-DZ"/>
        </w:rPr>
        <w:t xml:space="preserve">أسبوعي على الأقل لمدة ساعة مثلا في الصباح يوم الخميس مثلا أو أي يوم. يكون </w:t>
      </w:r>
      <w:r w:rsidR="00B56C4D">
        <w:rPr>
          <w:rFonts w:ascii="Simplified Arabic" w:hAnsi="Simplified Arabic" w:cs="Simplified Arabic" w:hint="cs"/>
          <w:noProof/>
          <w:sz w:val="32"/>
          <w:szCs w:val="32"/>
          <w:rtl/>
          <w:lang w:bidi="ar-DZ"/>
        </w:rPr>
        <w:t xml:space="preserve"> فيه</w:t>
      </w:r>
      <w:r w:rsidRPr="00987250">
        <w:rPr>
          <w:rFonts w:ascii="Simplified Arabic" w:hAnsi="Simplified Arabic" w:cs="Simplified Arabic"/>
          <w:noProof/>
          <w:sz w:val="32"/>
          <w:szCs w:val="32"/>
          <w:lang w:bidi="ar-DZ"/>
        </w:rPr>
        <w:t xml:space="preserve"> تحديثات أسبوعية ومناقشة بين مختلف التخصصات عشان نعرف ايش التحديثات التي صارت؟ هل في أقسام جديدة انفتحت؟ هل في تخصصات جديدة متاحة؟ هل في أي تطورات؟ هل في أي نصائح من مختلف التخصصات عشان يكون العمل متكامل بشكل أفضل، لكن للأسف تم رفض هذا القرار</w:t>
      </w:r>
      <w:r w:rsidR="00B56C4D">
        <w:rPr>
          <w:rFonts w:ascii="Simplified Arabic" w:hAnsi="Simplified Arabic" w:cs="Simplified Arabic" w:hint="cs"/>
          <w:noProof/>
          <w:sz w:val="32"/>
          <w:szCs w:val="32"/>
          <w:rtl/>
          <w:lang w:bidi="ar-DZ"/>
        </w:rPr>
        <w:t>.</w:t>
      </w:r>
      <w:r w:rsidRPr="00987250">
        <w:rPr>
          <w:rFonts w:ascii="Simplified Arabic" w:hAnsi="Simplified Arabic" w:cs="Simplified Arabic"/>
          <w:noProof/>
          <w:sz w:val="32"/>
          <w:szCs w:val="32"/>
          <w:lang w:bidi="ar-DZ"/>
        </w:rPr>
        <w:t>.</w:t>
      </w:r>
    </w:p>
    <w:p w14:paraId="610A3E32" w14:textId="24364C6C"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طيب أنا الآن أريد أن أتكلم يعني بعودة على موضوع الفرص يعني بالنسبة لها هل هي متاحة أم لا، يعني من منظور التخصص. نعم. الدمج هذا هو</w:t>
      </w:r>
      <w:r w:rsidR="00345478">
        <w:rPr>
          <w:rFonts w:ascii="Simplified Arabic" w:hAnsi="Simplified Arabic" w:cs="Simplified Arabic" w:hint="cs"/>
          <w:noProof/>
          <w:sz w:val="32"/>
          <w:szCs w:val="32"/>
          <w:rtl/>
          <w:lang w:bidi="ar-DZ"/>
        </w:rPr>
        <w:t xml:space="preserve"> لأجل</w:t>
      </w:r>
      <w:r w:rsidRPr="00987250">
        <w:rPr>
          <w:rFonts w:ascii="Simplified Arabic" w:hAnsi="Simplified Arabic" w:cs="Simplified Arabic"/>
          <w:noProof/>
          <w:sz w:val="32"/>
          <w:szCs w:val="32"/>
          <w:lang w:bidi="ar-DZ"/>
        </w:rPr>
        <w:t xml:space="preserve"> هذه النقطة، نعم، من </w:t>
      </w:r>
      <w:r w:rsidRPr="00987250">
        <w:rPr>
          <w:rFonts w:ascii="Simplified Arabic" w:hAnsi="Simplified Arabic" w:cs="Simplified Arabic"/>
          <w:noProof/>
          <w:sz w:val="32"/>
          <w:szCs w:val="32"/>
          <w:lang w:bidi="ar-DZ"/>
        </w:rPr>
        <w:lastRenderedPageBreak/>
        <w:t xml:space="preserve">ناحية الدمج هناك دمج، ومن ناحية أن متوفر الفرص نعم، </w:t>
      </w:r>
      <w:r w:rsidR="00B56C4D">
        <w:rPr>
          <w:rFonts w:ascii="Simplified Arabic" w:hAnsi="Simplified Arabic" w:cs="Simplified Arabic" w:hint="cs"/>
          <w:noProof/>
          <w:sz w:val="32"/>
          <w:szCs w:val="32"/>
          <w:rtl/>
          <w:lang w:bidi="ar-DZ"/>
        </w:rPr>
        <w:t xml:space="preserve"> لأن</w:t>
      </w:r>
      <w:r w:rsidRPr="00987250">
        <w:rPr>
          <w:rFonts w:ascii="Simplified Arabic" w:hAnsi="Simplified Arabic" w:cs="Simplified Arabic"/>
          <w:noProof/>
          <w:sz w:val="32"/>
          <w:szCs w:val="32"/>
          <w:lang w:bidi="ar-DZ"/>
        </w:rPr>
        <w:t>المراكز موجودة في كل المناطق تقريبا يعني بشكل عام، لكن الآن من ناحية الدمج نعم، يعني مثلا الآن أصبح في عيادة للطب النفسي في مستشفى القلب.</w:t>
      </w:r>
    </w:p>
    <w:p w14:paraId="6100DB74" w14:textId="375277BD"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صار في عيادة للطب النفسي في جنب عيادة الروماتيزم مثلا امراض الروماتيزم، صار في عياده الطب نفسي نفس قسم الغدد. فمستشفى النساء، وهذا شيء إيجابي بصراحة أنا أطلع من منظور ايجابي لأنه صار هناك عملية دمج وأنت هكذا تشجع الناس انه فعليا يأتوا يترددون على الخدمة، فمن هذه النقطة فقط. أنا أرى أن هناك</w:t>
      </w:r>
      <w:r w:rsidR="00B56C4D">
        <w:rPr>
          <w:rFonts w:ascii="Simplified Arabic" w:hAnsi="Simplified Arabic" w:cs="Simplified Arabic" w:hint="cs"/>
          <w:noProof/>
          <w:sz w:val="32"/>
          <w:szCs w:val="32"/>
          <w:rtl/>
          <w:lang w:bidi="ar-DZ"/>
        </w:rPr>
        <w:t xml:space="preserve"> </w:t>
      </w:r>
      <w:r w:rsidRPr="00987250">
        <w:rPr>
          <w:rFonts w:ascii="Simplified Arabic" w:hAnsi="Simplified Arabic" w:cs="Simplified Arabic"/>
          <w:noProof/>
          <w:sz w:val="32"/>
          <w:szCs w:val="32"/>
          <w:lang w:bidi="ar-DZ"/>
        </w:rPr>
        <w:t xml:space="preserve"> </w:t>
      </w:r>
      <w:r w:rsidR="00B56C4D">
        <w:rPr>
          <w:rFonts w:ascii="Simplified Arabic" w:hAnsi="Simplified Arabic" w:cs="Simplified Arabic" w:hint="cs"/>
          <w:noProof/>
          <w:sz w:val="32"/>
          <w:szCs w:val="32"/>
          <w:rtl/>
          <w:lang w:bidi="ar-DZ"/>
        </w:rPr>
        <w:t>فرص</w:t>
      </w:r>
      <w:r w:rsidRPr="00987250">
        <w:rPr>
          <w:rFonts w:ascii="Simplified Arabic" w:hAnsi="Simplified Arabic" w:cs="Simplified Arabic"/>
          <w:noProof/>
          <w:sz w:val="32"/>
          <w:szCs w:val="32"/>
          <w:lang w:bidi="ar-DZ"/>
        </w:rPr>
        <w:t xml:space="preserve"> يعني مثال في الطب النفسي يكون هناك اجتماع أسبوعي، ويكون هناك يعني عدة تخصصات للمريض، ويناقشون حالة المريض فيه، حتى مثلا في الجراحة العامة، المريض قبل أن </w:t>
      </w:r>
      <w:r w:rsidR="00B56C4D">
        <w:rPr>
          <w:rFonts w:ascii="Simplified Arabic" w:hAnsi="Simplified Arabic" w:cs="Simplified Arabic" w:hint="cs"/>
          <w:noProof/>
          <w:sz w:val="32"/>
          <w:szCs w:val="32"/>
          <w:rtl/>
          <w:lang w:bidi="ar-DZ"/>
        </w:rPr>
        <w:t xml:space="preserve"> يجري</w:t>
      </w:r>
      <w:r w:rsidRPr="00987250">
        <w:rPr>
          <w:rFonts w:ascii="Simplified Arabic" w:hAnsi="Simplified Arabic" w:cs="Simplified Arabic"/>
          <w:noProof/>
          <w:sz w:val="32"/>
          <w:szCs w:val="32"/>
          <w:lang w:bidi="ar-DZ"/>
        </w:rPr>
        <w:t xml:space="preserve"> </w:t>
      </w:r>
      <w:r w:rsidR="00B56C4D">
        <w:rPr>
          <w:rFonts w:ascii="Simplified Arabic" w:hAnsi="Simplified Arabic" w:cs="Simplified Arabic" w:hint="cs"/>
          <w:noProof/>
          <w:sz w:val="32"/>
          <w:szCs w:val="32"/>
          <w:rtl/>
          <w:lang w:bidi="ar-DZ"/>
        </w:rPr>
        <w:t xml:space="preserve"> </w:t>
      </w:r>
      <w:r w:rsidRPr="00987250">
        <w:rPr>
          <w:rFonts w:ascii="Simplified Arabic" w:hAnsi="Simplified Arabic" w:cs="Simplified Arabic"/>
          <w:noProof/>
          <w:sz w:val="32"/>
          <w:szCs w:val="32"/>
          <w:lang w:bidi="ar-DZ"/>
        </w:rPr>
        <w:t xml:space="preserve">أي عملية جراحية يدخل يعني مثلا دكتور التخدير، </w:t>
      </w:r>
      <w:r w:rsidR="00B56C4D">
        <w:rPr>
          <w:rFonts w:ascii="Simplified Arabic" w:hAnsi="Simplified Arabic" w:cs="Simplified Arabic" w:hint="cs"/>
          <w:noProof/>
          <w:sz w:val="32"/>
          <w:szCs w:val="32"/>
          <w:rtl/>
          <w:lang w:bidi="ar-DZ"/>
        </w:rPr>
        <w:t>الدكتور</w:t>
      </w:r>
      <w:r w:rsidRPr="00987250">
        <w:rPr>
          <w:rFonts w:ascii="Simplified Arabic" w:hAnsi="Simplified Arabic" w:cs="Simplified Arabic"/>
          <w:noProof/>
          <w:sz w:val="32"/>
          <w:szCs w:val="32"/>
          <w:lang w:bidi="ar-DZ"/>
        </w:rPr>
        <w:t xml:space="preserve"> نفسي لعدة تخصصات قبل أن</w:t>
      </w:r>
      <w:r w:rsidR="00414893">
        <w:rPr>
          <w:rFonts w:ascii="Simplified Arabic" w:hAnsi="Simplified Arabic" w:cs="Simplified Arabic" w:hint="cs"/>
          <w:noProof/>
          <w:sz w:val="32"/>
          <w:szCs w:val="32"/>
          <w:rtl/>
          <w:lang w:bidi="ar-DZ"/>
        </w:rPr>
        <w:t xml:space="preserve"> يجري العلمية  </w:t>
      </w:r>
      <w:r w:rsidRPr="00987250">
        <w:rPr>
          <w:rFonts w:ascii="Simplified Arabic" w:hAnsi="Simplified Arabic" w:cs="Simplified Arabic"/>
          <w:noProof/>
          <w:sz w:val="32"/>
          <w:szCs w:val="32"/>
          <w:lang w:bidi="ar-DZ"/>
        </w:rPr>
        <w:t>أرى أن هناك فرص متاحة.</w:t>
      </w:r>
    </w:p>
    <w:p w14:paraId="78EFE26E" w14:textId="6FE551A5"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أنا سأتكلم بالمؤسسة التي أعمل فيها، هناك فرص وفرص يعني الحمد لله كبيرة وواضحة، وحتى ال flow يعني أنا لا أحتاج لكي أرى الدكتور نقول القايني حولني الدكتور الأدو على طول أدخل من غير الأشياء الطويلة التي تكون بالنصف. أهم شيء كمقدم رعاية أن يكون واضحا لي أنا وللمستخدم. بالنسبة للفرص نعم، المؤسسة الصراحة ليست مقصرة مع الفرص، يعني للموظفين الكورسات، لكن المشكلة </w:t>
      </w:r>
      <w:r w:rsidR="00751A97">
        <w:rPr>
          <w:rFonts w:ascii="Simplified Arabic" w:hAnsi="Simplified Arabic" w:cs="Simplified Arabic" w:hint="cs"/>
          <w:noProof/>
          <w:sz w:val="32"/>
          <w:szCs w:val="32"/>
          <w:rtl/>
          <w:lang w:bidi="ar-DZ"/>
        </w:rPr>
        <w:t xml:space="preserve"> في التواصل</w:t>
      </w:r>
    </w:p>
    <w:p w14:paraId="6E7D523E" w14:textId="64C1DC8B" w:rsidR="00751A97" w:rsidRDefault="00212D80" w:rsidP="00751A97">
      <w:pPr>
        <w:pStyle w:val="Script"/>
        <w:bidi/>
        <w:rPr>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t xml:space="preserve">يعني في أمس جاني إيميل على الكورسات </w:t>
      </w:r>
      <w:r w:rsidR="00751A97">
        <w:rPr>
          <w:rFonts w:ascii="Simplified Arabic" w:hAnsi="Simplified Arabic" w:cs="Simplified Arabic" w:hint="cs"/>
          <w:noProof/>
          <w:sz w:val="32"/>
          <w:szCs w:val="32"/>
          <w:rtl/>
          <w:lang w:bidi="ar-DZ"/>
        </w:rPr>
        <w:t xml:space="preserve">، </w:t>
      </w:r>
      <w:r w:rsidRPr="00987250">
        <w:rPr>
          <w:rFonts w:ascii="Simplified Arabic" w:hAnsi="Simplified Arabic" w:cs="Simplified Arabic"/>
          <w:noProof/>
          <w:sz w:val="32"/>
          <w:szCs w:val="32"/>
          <w:lang w:bidi="ar-DZ"/>
        </w:rPr>
        <w:t xml:space="preserve"> يعني كموظفة أنا محتاجة أحضر هذه الكورسات </w:t>
      </w:r>
      <w:r w:rsidR="00751A97">
        <w:rPr>
          <w:rFonts w:ascii="Simplified Arabic" w:hAnsi="Simplified Arabic" w:cs="Simplified Arabic" w:hint="cs"/>
          <w:noProof/>
          <w:sz w:val="32"/>
          <w:szCs w:val="32"/>
          <w:rtl/>
          <w:lang w:bidi="ar-DZ"/>
        </w:rPr>
        <w:t>مثل كور</w:t>
      </w:r>
      <w:r w:rsidR="00FB1472">
        <w:rPr>
          <w:rFonts w:ascii="Simplified Arabic" w:hAnsi="Simplified Arabic" w:cs="Simplified Arabic" w:hint="cs"/>
          <w:noProof/>
          <w:sz w:val="32"/>
          <w:szCs w:val="32"/>
          <w:rtl/>
          <w:lang w:bidi="ar-DZ"/>
        </w:rPr>
        <w:t>س</w:t>
      </w:r>
      <w:r w:rsidR="00751A97">
        <w:rPr>
          <w:rFonts w:ascii="Simplified Arabic" w:hAnsi="Simplified Arabic" w:cs="Simplified Arabic" w:hint="cs"/>
          <w:noProof/>
          <w:sz w:val="32"/>
          <w:szCs w:val="32"/>
          <w:rtl/>
          <w:lang w:bidi="ar-DZ"/>
        </w:rPr>
        <w:t xml:space="preserve"> التعامل</w:t>
      </w:r>
      <w:r w:rsidRPr="00987250">
        <w:rPr>
          <w:rFonts w:ascii="Simplified Arabic" w:hAnsi="Simplified Arabic" w:cs="Simplified Arabic"/>
          <w:noProof/>
          <w:sz w:val="32"/>
          <w:szCs w:val="32"/>
          <w:lang w:bidi="ar-DZ"/>
        </w:rPr>
        <w:t xml:space="preserve"> مع المرضى،</w:t>
      </w:r>
      <w:r w:rsidR="00751A97">
        <w:rPr>
          <w:rFonts w:ascii="Simplified Arabic" w:hAnsi="Simplified Arabic" w:cs="Simplified Arabic" w:hint="cs"/>
          <w:noProof/>
          <w:sz w:val="32"/>
          <w:szCs w:val="32"/>
          <w:rtl/>
          <w:lang w:bidi="ar-DZ"/>
        </w:rPr>
        <w:t>لتطوير نفسي</w:t>
      </w:r>
      <w:r w:rsidRPr="00987250">
        <w:rPr>
          <w:rFonts w:ascii="Simplified Arabic" w:hAnsi="Simplified Arabic" w:cs="Simplified Arabic"/>
          <w:noProof/>
          <w:sz w:val="32"/>
          <w:szCs w:val="32"/>
          <w:lang w:bidi="ar-DZ"/>
        </w:rPr>
        <w:t xml:space="preserve">. لكن عندما كلمت المسؤولة قالت للأسف ليس لدينا </w:t>
      </w:r>
      <w:r w:rsidR="00751A97">
        <w:rPr>
          <w:rFonts w:ascii="Simplified Arabic" w:hAnsi="Simplified Arabic" w:cs="Simplified Arabic" w:hint="cs"/>
          <w:noProof/>
          <w:sz w:val="32"/>
          <w:szCs w:val="32"/>
          <w:rtl/>
          <w:lang w:bidi="ar-DZ"/>
        </w:rPr>
        <w:t xml:space="preserve"> كورس</w:t>
      </w:r>
      <w:r w:rsidRPr="00987250">
        <w:rPr>
          <w:rFonts w:ascii="Simplified Arabic" w:hAnsi="Simplified Arabic" w:cs="Simplified Arabic"/>
          <w:noProof/>
          <w:sz w:val="32"/>
          <w:szCs w:val="32"/>
          <w:lang w:bidi="ar-DZ"/>
        </w:rPr>
        <w:t xml:space="preserve"> فأصبري السنة </w:t>
      </w:r>
      <w:r w:rsidR="00751A97">
        <w:rPr>
          <w:rFonts w:ascii="Simplified Arabic" w:hAnsi="Simplified Arabic" w:cs="Simplified Arabic" w:hint="cs"/>
          <w:noProof/>
          <w:sz w:val="32"/>
          <w:szCs w:val="32"/>
          <w:rtl/>
          <w:lang w:bidi="ar-DZ"/>
        </w:rPr>
        <w:t xml:space="preserve"> القادمة </w:t>
      </w:r>
      <w:r w:rsidRPr="00987250">
        <w:rPr>
          <w:rFonts w:ascii="Simplified Arabic" w:hAnsi="Simplified Arabic" w:cs="Simplified Arabic"/>
          <w:noProof/>
          <w:sz w:val="32"/>
          <w:szCs w:val="32"/>
          <w:lang w:bidi="ar-DZ"/>
        </w:rPr>
        <w:t>عندما ينزلوا الكورسات</w:t>
      </w:r>
      <w:r w:rsidR="00751A97">
        <w:rPr>
          <w:rFonts w:ascii="Simplified Arabic" w:hAnsi="Simplified Arabic" w:cs="Simplified Arabic" w:hint="cs"/>
          <w:noProof/>
          <w:sz w:val="32"/>
          <w:szCs w:val="32"/>
          <w:rtl/>
          <w:lang w:bidi="ar-DZ"/>
        </w:rPr>
        <w:t>.</w:t>
      </w:r>
      <w:r w:rsidRPr="00987250">
        <w:rPr>
          <w:rFonts w:ascii="Simplified Arabic" w:hAnsi="Simplified Arabic" w:cs="Simplified Arabic"/>
          <w:noProof/>
          <w:sz w:val="32"/>
          <w:szCs w:val="32"/>
          <w:lang w:bidi="ar-DZ"/>
        </w:rPr>
        <w:t xml:space="preserve"> </w:t>
      </w:r>
      <w:r w:rsidR="00751A97">
        <w:rPr>
          <w:rFonts w:ascii="Simplified Arabic" w:hAnsi="Simplified Arabic" w:cs="Simplified Arabic" w:hint="cs"/>
          <w:noProof/>
          <w:sz w:val="32"/>
          <w:szCs w:val="32"/>
          <w:rtl/>
          <w:lang w:bidi="ar-DZ"/>
        </w:rPr>
        <w:t>ا</w:t>
      </w:r>
      <w:r w:rsidRPr="00987250">
        <w:rPr>
          <w:rFonts w:ascii="Simplified Arabic" w:hAnsi="Simplified Arabic" w:cs="Simplified Arabic"/>
          <w:noProof/>
          <w:sz w:val="32"/>
          <w:szCs w:val="32"/>
          <w:lang w:bidi="ar-DZ"/>
        </w:rPr>
        <w:t>ذهبي. صراحة ليس لدي فكرة عن الفر</w:t>
      </w:r>
      <w:r w:rsidR="00751A97">
        <w:rPr>
          <w:rFonts w:ascii="Simplified Arabic" w:hAnsi="Simplified Arabic" w:cs="Simplified Arabic" w:hint="cs"/>
          <w:noProof/>
          <w:sz w:val="32"/>
          <w:szCs w:val="32"/>
          <w:rtl/>
          <w:lang w:bidi="ar-DZ"/>
        </w:rPr>
        <w:t>ص</w:t>
      </w:r>
      <w:r w:rsidRPr="00987250">
        <w:rPr>
          <w:rFonts w:ascii="Simplified Arabic" w:hAnsi="Simplified Arabic" w:cs="Simplified Arabic"/>
          <w:noProof/>
          <w:sz w:val="32"/>
          <w:szCs w:val="32"/>
          <w:lang w:bidi="ar-DZ"/>
        </w:rPr>
        <w:t>،</w:t>
      </w:r>
    </w:p>
    <w:p w14:paraId="7F52B2CC" w14:textId="5A653365" w:rsidR="00AD5715" w:rsidRPr="00987250" w:rsidRDefault="00212D80" w:rsidP="00751A97">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يعني بالنسبة للفرص موجودة أصلا ورايناها في عيادات مرض السكري في مستشفى حمد التعاون بينه وبين مستشفى سدرة خصيصا أركز على الأطفال، هناك تعاون كبير بين التخصصات من طبيب أسرة لطبيب عام لمثقف صحي لمض التعاون كلهم يشتركون </w:t>
      </w:r>
      <w:r w:rsidRPr="00987250">
        <w:rPr>
          <w:rFonts w:ascii="Simplified Arabic" w:hAnsi="Simplified Arabic" w:cs="Simplified Arabic"/>
          <w:noProof/>
          <w:sz w:val="32"/>
          <w:szCs w:val="32"/>
          <w:lang w:bidi="ar-DZ"/>
        </w:rPr>
        <w:lastRenderedPageBreak/>
        <w:t xml:space="preserve">للمريض من ناحية مرض السكري أتكلم، فلاحظت أن الفرص موجودة وما شاء الله متعاونين الحين بشكل اكبر وواضح، يعني </w:t>
      </w:r>
      <w:r w:rsidR="00FB1472">
        <w:rPr>
          <w:rFonts w:ascii="Simplified Arabic" w:hAnsi="Simplified Arabic" w:cs="Simplified Arabic" w:hint="cs"/>
          <w:noProof/>
          <w:sz w:val="32"/>
          <w:szCs w:val="32"/>
          <w:rtl/>
          <w:lang w:bidi="ar-DZ"/>
        </w:rPr>
        <w:t xml:space="preserve"> من </w:t>
      </w:r>
      <w:r w:rsidRPr="00987250">
        <w:rPr>
          <w:rFonts w:ascii="Simplified Arabic" w:hAnsi="Simplified Arabic" w:cs="Simplified Arabic"/>
          <w:noProof/>
          <w:sz w:val="32"/>
          <w:szCs w:val="32"/>
          <w:lang w:bidi="ar-DZ"/>
        </w:rPr>
        <w:t xml:space="preserve"> عنده موعد</w:t>
      </w:r>
      <w:r w:rsidR="00FB1472">
        <w:rPr>
          <w:rFonts w:ascii="Simplified Arabic" w:hAnsi="Simplified Arabic" w:cs="Simplified Arabic" w:hint="cs"/>
          <w:noProof/>
          <w:sz w:val="32"/>
          <w:szCs w:val="32"/>
          <w:rtl/>
          <w:lang w:bidi="ar-DZ"/>
        </w:rPr>
        <w:t xml:space="preserve"> مثلا</w:t>
      </w:r>
      <w:r w:rsidRPr="00987250">
        <w:rPr>
          <w:rFonts w:ascii="Simplified Arabic" w:hAnsi="Simplified Arabic" w:cs="Simplified Arabic"/>
          <w:noProof/>
          <w:sz w:val="32"/>
          <w:szCs w:val="32"/>
          <w:lang w:bidi="ar-DZ"/>
        </w:rPr>
        <w:t xml:space="preserve"> في حمد يستطيعون أن يربطون موعده كإستمرارية</w:t>
      </w:r>
      <w:r w:rsidR="00FB1472">
        <w:rPr>
          <w:rFonts w:ascii="Simplified Arabic" w:hAnsi="Simplified Arabic" w:cs="Simplified Arabic" w:hint="cs"/>
          <w:noProof/>
          <w:sz w:val="32"/>
          <w:szCs w:val="32"/>
          <w:rtl/>
          <w:lang w:bidi="ar-DZ"/>
        </w:rPr>
        <w:t xml:space="preserve"> </w:t>
      </w:r>
      <w:r w:rsidRPr="00987250">
        <w:rPr>
          <w:rFonts w:ascii="Simplified Arabic" w:hAnsi="Simplified Arabic" w:cs="Simplified Arabic"/>
          <w:noProof/>
          <w:sz w:val="32"/>
          <w:szCs w:val="32"/>
          <w:lang w:bidi="ar-DZ"/>
        </w:rPr>
        <w:t xml:space="preserve"> </w:t>
      </w:r>
      <w:r w:rsidR="00FB1472">
        <w:rPr>
          <w:rFonts w:ascii="Simplified Arabic" w:hAnsi="Simplified Arabic" w:cs="Simplified Arabic" w:hint="cs"/>
          <w:noProof/>
          <w:sz w:val="32"/>
          <w:szCs w:val="32"/>
          <w:rtl/>
          <w:lang w:bidi="ar-DZ"/>
        </w:rPr>
        <w:t>بسدرة</w:t>
      </w:r>
      <w:r w:rsidRPr="00987250">
        <w:rPr>
          <w:rFonts w:ascii="Simplified Arabic" w:hAnsi="Simplified Arabic" w:cs="Simplified Arabic"/>
          <w:noProof/>
          <w:sz w:val="32"/>
          <w:szCs w:val="32"/>
          <w:lang w:bidi="ar-DZ"/>
        </w:rPr>
        <w:t>، فالفرصة يعني أنا أرى شيء ايجابي صراحة أنهم شغالين على هذا الموضوع بشكل اكبر من ناحية تعاون المؤسسات مع بعض.</w:t>
      </w:r>
    </w:p>
    <w:p w14:paraId="22A239D7" w14:textId="48097875" w:rsidR="00AD5715" w:rsidRPr="00FB1472" w:rsidRDefault="00212D80" w:rsidP="00BE75AC">
      <w:pPr>
        <w:pStyle w:val="Script"/>
        <w:bidi/>
        <w:rPr>
          <w:rFonts w:ascii="Simplified Arabic" w:hAnsi="Simplified Arabic" w:cs="Simplified Arabic"/>
          <w:b/>
          <w:bCs/>
          <w:noProof/>
          <w:sz w:val="32"/>
          <w:szCs w:val="32"/>
          <w:lang w:bidi="ar-DZ"/>
        </w:rPr>
      </w:pPr>
      <w:r w:rsidRPr="00987250">
        <w:rPr>
          <w:rFonts w:ascii="Simplified Arabic" w:hAnsi="Simplified Arabic" w:cs="Simplified Arabic"/>
          <w:noProof/>
          <w:sz w:val="32"/>
          <w:szCs w:val="32"/>
          <w:lang w:bidi="ar-DZ"/>
        </w:rPr>
        <w:t xml:space="preserve">يعني صح في تعاون بين اختصاصات مختلفة، ولكن السؤال يعني يريد أن يقولنا ما هي الفرص لدمج هذا الركائز أو بعضها على الأقل. عندما نتلقى الرعاية الصحية، وعندما نقدم الرعاية الصحية، هل هناك فرص لهذا أم لا؟ يعني مثلما أشار بعضكم، يعني مثلا </w:t>
      </w:r>
      <w:r w:rsidRPr="00FB1472">
        <w:rPr>
          <w:rFonts w:ascii="Simplified Arabic" w:hAnsi="Simplified Arabic" w:cs="Simplified Arabic"/>
          <w:b/>
          <w:bCs/>
          <w:noProof/>
          <w:sz w:val="32"/>
          <w:szCs w:val="32"/>
          <w:lang w:bidi="ar-DZ"/>
        </w:rPr>
        <w:t>دعنا نأخذ الطب النفسي لأنه قريب</w:t>
      </w:r>
      <w:r w:rsidR="00FB1472" w:rsidRPr="00FB1472">
        <w:rPr>
          <w:rFonts w:ascii="Simplified Arabic" w:hAnsi="Simplified Arabic" w:cs="Simplified Arabic" w:hint="cs"/>
          <w:b/>
          <w:bCs/>
          <w:noProof/>
          <w:sz w:val="32"/>
          <w:szCs w:val="32"/>
          <w:rtl/>
          <w:lang w:bidi="ar-DZ"/>
        </w:rPr>
        <w:t xml:space="preserve"> من</w:t>
      </w:r>
      <w:r w:rsidRPr="00FB1472">
        <w:rPr>
          <w:rFonts w:ascii="Simplified Arabic" w:hAnsi="Simplified Arabic" w:cs="Simplified Arabic"/>
          <w:b/>
          <w:bCs/>
          <w:noProof/>
          <w:sz w:val="32"/>
          <w:szCs w:val="32"/>
          <w:lang w:bidi="ar-DZ"/>
        </w:rPr>
        <w:t xml:space="preserve"> اختصاصي</w:t>
      </w:r>
      <w:r w:rsidRPr="00987250">
        <w:rPr>
          <w:rFonts w:ascii="Simplified Arabic" w:hAnsi="Simplified Arabic" w:cs="Simplified Arabic"/>
          <w:noProof/>
          <w:sz w:val="32"/>
          <w:szCs w:val="32"/>
          <w:lang w:bidi="ar-DZ"/>
        </w:rPr>
        <w:t>، مثلا الطبيب النفسي هل مثلا لديه فرص أن يدخل الركيزة الروحية مثلا أو الركيزة العاطفية أو الركيزة الاجتماعية، أو أنه لا والله أنا أسمع</w:t>
      </w:r>
      <w:r w:rsidR="00FB1472">
        <w:rPr>
          <w:rFonts w:ascii="Simplified Arabic" w:hAnsi="Simplified Arabic" w:cs="Simplified Arabic" w:hint="cs"/>
          <w:noProof/>
          <w:sz w:val="32"/>
          <w:szCs w:val="32"/>
          <w:rtl/>
          <w:lang w:bidi="ar-DZ"/>
        </w:rPr>
        <w:t xml:space="preserve"> </w:t>
      </w:r>
      <w:r w:rsidRPr="00987250">
        <w:rPr>
          <w:rFonts w:ascii="Simplified Arabic" w:hAnsi="Simplified Arabic" w:cs="Simplified Arabic"/>
          <w:noProof/>
          <w:sz w:val="32"/>
          <w:szCs w:val="32"/>
          <w:lang w:bidi="ar-DZ"/>
        </w:rPr>
        <w:t xml:space="preserve"> </w:t>
      </w:r>
      <w:r w:rsidR="00FB1472">
        <w:rPr>
          <w:rFonts w:ascii="Simplified Arabic" w:hAnsi="Simplified Arabic" w:cs="Simplified Arabic" w:hint="cs"/>
          <w:noProof/>
          <w:sz w:val="32"/>
          <w:szCs w:val="32"/>
          <w:rtl/>
          <w:lang w:bidi="ar-DZ"/>
        </w:rPr>
        <w:t>المريض</w:t>
      </w:r>
      <w:r w:rsidRPr="00987250">
        <w:rPr>
          <w:rFonts w:ascii="Simplified Arabic" w:hAnsi="Simplified Arabic" w:cs="Simplified Arabic"/>
          <w:noProof/>
          <w:sz w:val="32"/>
          <w:szCs w:val="32"/>
          <w:lang w:bidi="ar-DZ"/>
        </w:rPr>
        <w:t xml:space="preserve"> والتشخيص وأعطيه دواء، فنفس الشيء الدكتور يعني أنه في ممارستك، هل مثلا في فرص مثل </w:t>
      </w:r>
      <w:r w:rsidR="00FB1472">
        <w:rPr>
          <w:rFonts w:ascii="Simplified Arabic" w:hAnsi="Simplified Arabic" w:cs="Simplified Arabic" w:hint="cs"/>
          <w:noProof/>
          <w:sz w:val="32"/>
          <w:szCs w:val="32"/>
          <w:rtl/>
          <w:lang w:bidi="ar-DZ"/>
        </w:rPr>
        <w:t xml:space="preserve"> ما </w:t>
      </w:r>
      <w:r w:rsidRPr="00987250">
        <w:rPr>
          <w:rFonts w:ascii="Simplified Arabic" w:hAnsi="Simplified Arabic" w:cs="Simplified Arabic"/>
          <w:noProof/>
          <w:sz w:val="32"/>
          <w:szCs w:val="32"/>
          <w:lang w:bidi="ar-DZ"/>
        </w:rPr>
        <w:t xml:space="preserve">قالت الدكتورة؟ </w:t>
      </w:r>
      <w:r w:rsidRPr="00FB1472">
        <w:rPr>
          <w:rFonts w:ascii="Simplified Arabic" w:hAnsi="Simplified Arabic" w:cs="Simplified Arabic"/>
          <w:b/>
          <w:bCs/>
          <w:noProof/>
          <w:sz w:val="32"/>
          <w:szCs w:val="32"/>
          <w:lang w:bidi="ar-DZ"/>
        </w:rPr>
        <w:t xml:space="preserve">نحن لم </w:t>
      </w:r>
      <w:r w:rsidR="00FB1472" w:rsidRPr="00FB1472">
        <w:rPr>
          <w:rFonts w:ascii="Simplified Arabic" w:hAnsi="Simplified Arabic" w:cs="Simplified Arabic" w:hint="cs"/>
          <w:b/>
          <w:bCs/>
          <w:noProof/>
          <w:sz w:val="32"/>
          <w:szCs w:val="32"/>
          <w:rtl/>
          <w:lang w:bidi="ar-DZ"/>
        </w:rPr>
        <w:t xml:space="preserve"> نتعلم</w:t>
      </w:r>
      <w:r w:rsidRPr="00FB1472">
        <w:rPr>
          <w:rFonts w:ascii="Simplified Arabic" w:hAnsi="Simplified Arabic" w:cs="Simplified Arabic"/>
          <w:b/>
          <w:bCs/>
          <w:noProof/>
          <w:sz w:val="32"/>
          <w:szCs w:val="32"/>
          <w:lang w:bidi="ar-DZ"/>
        </w:rPr>
        <w:t xml:space="preserve"> كيف ندخل هذه الركائز.</w:t>
      </w:r>
    </w:p>
    <w:p w14:paraId="4491BF01"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البك لأن بعض الناس العجائز الشياب الأحرى الشياب في الطاولة لا أقول لكم، يبتدي بعد 5 دقائق، وبعد ذلك تون. إذن نحن آخر فقرة هي ما هي الاقتراحات العملية لدمج هذا الركائز لتحسين الرعاية الصحية أو تقديم الخدمات الصحية، يعني ما هي اقتراحاتكم؟</w:t>
      </w:r>
    </w:p>
    <w:p w14:paraId="2659514C"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الاقتراحات. نعم؟ الاقتراحات ثانية؟ نعم. او هم وضعوها. نكمل بها، لكن دعني أعلق على الكلام الذي على الفرص. تفضلي. الفرص تكون متاحة للجميع، الفرص ستكون متاحة للجميع لأن أو دعنا نقول تستطيع أن تتاح للجميع في حال لا تريد أن تعتبرونها من الحلول أو لا، ولكن عندما جميع العاملين يثقفون في هذه المجالات، يعني طلبتها أحضرت المثال كأخصائي نفسي أو كطبيب نفسي، أستطيع أن أثقف من جانب يرون الركائز لأني لمذكرتهم كلهم.</w:t>
      </w:r>
    </w:p>
    <w:p w14:paraId="4B909279"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طيب، أستطيع أن أسأل العميل أو أسأل المريض نفسه من الجانب الاجتماعي، لأنه بطبيعتنا نحن كأخصائيين الجانب الاجتماعي يلعب دورا أحيانا في الأمراض نفسها في. </w:t>
      </w:r>
      <w:r w:rsidRPr="00987250">
        <w:rPr>
          <w:rFonts w:ascii="Simplified Arabic" w:hAnsi="Simplified Arabic" w:cs="Simplified Arabic"/>
          <w:noProof/>
          <w:sz w:val="32"/>
          <w:szCs w:val="32"/>
          <w:lang w:bidi="ar-DZ"/>
        </w:rPr>
        <w:lastRenderedPageBreak/>
        <w:t>دعنا نأخذ أنا آسفة دكتور فيصل، دكتور عمر، لكن الفكرة في طبيب مثلا طبيب أسرة، يستطيع أن يدخل في الجانب الفكري والعاطفي، وحتى الروحي في حال بعد، في حال تم تثقيفنا بالطريقة الصحيحة، فأشعر من الفرص أن يتم دمج هذه الأشياء.</w:t>
      </w:r>
    </w:p>
    <w:p w14:paraId="044FF8D6"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نحن نأخذ، عندما نأخذها نحن كدورات إجبارية تشمل هذه الركائز، وتضع ركائز. تعطينا هذه الدورات بحيث أن نتثقف، فنحن نستطيع أن نتكلم مع المرضى. الفرص متاحة، ولكن دعنا نقول ليس بالطريقة التي يخدمونا فيها، هم لا يعطونا الخدمة بالطريقة الصحيحة. لكن دورات الصراحة. لا يوجد، لأنه لا يوجد فعلا، مثلما قلت لكم أن ننصدم من فيه.</w:t>
      </w:r>
    </w:p>
    <w:p w14:paraId="0B09EB28"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أنا صدمتي أمس عندما دخل علينا الشيخ يشرح لنا عن الوسواس القهري في العقيدة. نحن لدينا مشايخ يقرون، كيف صارت؟ ليس لدينا فكرة بكل قسم وين موجود، وماذا أستطيع أن أصل له. فالفرص تتاح لو أخذنا عندهم، يعني نفسنا نكون مستفيدين من عندهم، فيكون جدا جميل لنا ويساعدنا في هذه الفرص، فنحن نستطيع أن نغطي كل الجوانب.</w:t>
      </w:r>
    </w:p>
    <w:p w14:paraId="168F26F7"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أنا أضيف أنه لماذا الفرص هي فقط بالعلاج؟ لماذا لا نخلق فرص للوقاية قبل العلاج؟ وأتوقع هذا يكون بما أننا نتحدث على سن الرشد، الوقاية ستكون بالسن الذي هو ما قبل الرشد. على أن يقويهم ويقيهم أنه عندما يتخرجون من الجامعة ويخرجون يواجهون الحياة الحقيقية والحياة العملية والحياة الاجتماعية، العبء الذي يحدث على وزارة الصحة للعلاج سيكون أقل، لأنه already تأسس لدينا مجتمع متسلح بالوقاية.</w:t>
      </w:r>
    </w:p>
    <w:p w14:paraId="086F0377" w14:textId="77777777" w:rsidR="003024A8" w:rsidRDefault="00212D80" w:rsidP="00BE75AC">
      <w:pPr>
        <w:pStyle w:val="Script"/>
        <w:bidi/>
        <w:rPr>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t>قبل أن أضطر أن أجل، فإذا يوجد فرصة لدمج، الدمج يكون ليس بفترة أو ليس بمرحلة العلاج، تكون هذه الفرصة من قبل العلاج، قبل أن تصبح المشكلة أصلا، بالوقاية</w:t>
      </w:r>
      <w:r w:rsidR="003024A8">
        <w:rPr>
          <w:rFonts w:ascii="Simplified Arabic" w:hAnsi="Simplified Arabic" w:cs="Simplified Arabic" w:hint="cs"/>
          <w:noProof/>
          <w:sz w:val="32"/>
          <w:szCs w:val="32"/>
          <w:rtl/>
          <w:lang w:bidi="ar-DZ"/>
        </w:rPr>
        <w:t>.</w:t>
      </w:r>
    </w:p>
    <w:p w14:paraId="4DCA2032" w14:textId="77777777" w:rsidR="003024A8" w:rsidRDefault="003024A8" w:rsidP="003024A8">
      <w:pPr>
        <w:pStyle w:val="Script"/>
        <w:bidi/>
        <w:rPr>
          <w:rFonts w:ascii="Simplified Arabic" w:hAnsi="Simplified Arabic" w:cs="Simplified Arabic"/>
          <w:noProof/>
          <w:sz w:val="32"/>
          <w:szCs w:val="32"/>
          <w:rtl/>
          <w:lang w:bidi="ar-DZ"/>
        </w:rPr>
      </w:pPr>
    </w:p>
    <w:p w14:paraId="0CD68582" w14:textId="7A2FF5E3" w:rsidR="00AD5715" w:rsidRPr="003024A8" w:rsidRDefault="00212D80" w:rsidP="003024A8">
      <w:pPr>
        <w:pStyle w:val="Script"/>
        <w:bidi/>
        <w:rPr>
          <w:rFonts w:ascii="Simplified Arabic" w:hAnsi="Simplified Arabic" w:cs="Simplified Arabic"/>
          <w:b/>
          <w:bCs/>
          <w:noProof/>
          <w:sz w:val="32"/>
          <w:szCs w:val="32"/>
          <w:rtl/>
          <w:lang w:bidi="ar-DZ"/>
        </w:rPr>
      </w:pPr>
      <w:r w:rsidRPr="003024A8">
        <w:rPr>
          <w:rFonts w:ascii="Simplified Arabic" w:hAnsi="Simplified Arabic" w:cs="Simplified Arabic"/>
          <w:b/>
          <w:bCs/>
          <w:noProof/>
          <w:sz w:val="32"/>
          <w:szCs w:val="32"/>
          <w:lang w:bidi="ar-DZ"/>
        </w:rPr>
        <w:t>هل هناك أي إضافة لهذا الموضوع؟ تفضل.</w:t>
      </w:r>
    </w:p>
    <w:p w14:paraId="21C7F0F5" w14:textId="77777777" w:rsidR="003024A8" w:rsidRPr="00987250" w:rsidRDefault="003024A8" w:rsidP="003024A8">
      <w:pPr>
        <w:pStyle w:val="Script"/>
        <w:bidi/>
        <w:rPr>
          <w:rFonts w:ascii="Simplified Arabic" w:hAnsi="Simplified Arabic" w:cs="Simplified Arabic"/>
          <w:noProof/>
          <w:sz w:val="32"/>
          <w:szCs w:val="32"/>
          <w:lang w:bidi="ar-DZ"/>
        </w:rPr>
      </w:pPr>
    </w:p>
    <w:p w14:paraId="1CCC9369"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lastRenderedPageBreak/>
        <w:t>الفريق يعني أنه اقترحت إن شاء الله تكون عملية لماذا؟ لأن هذه الاقتراحات والحلول المقدمة ستقدم لوزارة الصحة</w:t>
      </w:r>
    </w:p>
    <w:p w14:paraId="6F3FEC0C" w14:textId="0F82A4A9" w:rsidR="00AD5715" w:rsidRPr="003024A8" w:rsidRDefault="00212D80" w:rsidP="00BE75AC">
      <w:pPr>
        <w:pStyle w:val="Script"/>
        <w:bidi/>
        <w:rPr>
          <w:rFonts w:ascii="Simplified Arabic" w:hAnsi="Simplified Arabic" w:cs="Simplified Arabic"/>
          <w:b/>
          <w:bCs/>
          <w:noProof/>
          <w:sz w:val="32"/>
          <w:szCs w:val="32"/>
          <w:lang w:bidi="ar-DZ"/>
        </w:rPr>
      </w:pPr>
      <w:r w:rsidRPr="00987250">
        <w:rPr>
          <w:rFonts w:ascii="Simplified Arabic" w:hAnsi="Simplified Arabic" w:cs="Simplified Arabic"/>
          <w:noProof/>
          <w:sz w:val="32"/>
          <w:szCs w:val="32"/>
          <w:lang w:bidi="ar-DZ"/>
        </w:rPr>
        <w:t>التفكير ربما نحتاج ايضا التركيز على أهم التحديات، اذا عندكم أهم التحديات وأهم الفرص الموجودة لكي ندمج هذه، يعني نحن عندما نتكلم عن التحديات ليست التحديات العامة فقط، وإنما كيف ندمج هذه الركائز في الرعاية الصحية، وبالتالي ما هي التحديات التي تو</w:t>
      </w:r>
      <w:r w:rsidR="003024A8">
        <w:rPr>
          <w:rFonts w:ascii="Simplified Arabic" w:hAnsi="Simplified Arabic" w:cs="Simplified Arabic" w:hint="cs"/>
          <w:noProof/>
          <w:sz w:val="32"/>
          <w:szCs w:val="32"/>
          <w:rtl/>
          <w:lang w:bidi="ar-DZ"/>
        </w:rPr>
        <w:t>ا</w:t>
      </w:r>
      <w:r w:rsidRPr="00987250">
        <w:rPr>
          <w:rFonts w:ascii="Simplified Arabic" w:hAnsi="Simplified Arabic" w:cs="Simplified Arabic"/>
          <w:noProof/>
          <w:sz w:val="32"/>
          <w:szCs w:val="32"/>
          <w:lang w:bidi="ar-DZ"/>
        </w:rPr>
        <w:t xml:space="preserve">جهنا اذا نريد أن نطبق هذه الركائز في الرعاية الصحية؟ ليس يعني الرعاية الصحية بصفة عامة، ونتكلم عن التحديات الموجودة في الرعاية الصحية، وإنما نتكلم </w:t>
      </w:r>
      <w:r w:rsidR="003024A8">
        <w:rPr>
          <w:rFonts w:ascii="Simplified Arabic" w:hAnsi="Simplified Arabic" w:cs="Simplified Arabic" w:hint="cs"/>
          <w:noProof/>
          <w:sz w:val="32"/>
          <w:szCs w:val="32"/>
          <w:rtl/>
          <w:lang w:bidi="ar-DZ"/>
        </w:rPr>
        <w:t xml:space="preserve"> كيف </w:t>
      </w:r>
      <w:r w:rsidRPr="00987250">
        <w:rPr>
          <w:rFonts w:ascii="Simplified Arabic" w:hAnsi="Simplified Arabic" w:cs="Simplified Arabic"/>
          <w:noProof/>
          <w:sz w:val="32"/>
          <w:szCs w:val="32"/>
          <w:lang w:bidi="ar-DZ"/>
        </w:rPr>
        <w:t>ندمج هذه الركائز في الرعاية الصحية، وإذا هناك تحديا</w:t>
      </w:r>
      <w:r w:rsidR="003024A8">
        <w:rPr>
          <w:rFonts w:ascii="Simplified Arabic" w:hAnsi="Simplified Arabic" w:cs="Simplified Arabic" w:hint="cs"/>
          <w:noProof/>
          <w:sz w:val="32"/>
          <w:szCs w:val="32"/>
          <w:rtl/>
          <w:lang w:bidi="ar-DZ"/>
        </w:rPr>
        <w:t>ت</w:t>
      </w:r>
      <w:r w:rsidRPr="00987250">
        <w:rPr>
          <w:rFonts w:ascii="Simplified Arabic" w:hAnsi="Simplified Arabic" w:cs="Simplified Arabic"/>
          <w:noProof/>
          <w:sz w:val="32"/>
          <w:szCs w:val="32"/>
          <w:lang w:bidi="ar-DZ"/>
        </w:rPr>
        <w:t xml:space="preserve"> قل ما هي التحديات؟ ما هي الفرص؟ بعضكم اشار الى بعض الفرص الموجودة، </w:t>
      </w:r>
      <w:r w:rsidRPr="003024A8">
        <w:rPr>
          <w:rFonts w:ascii="Simplified Arabic" w:hAnsi="Simplified Arabic" w:cs="Simplified Arabic"/>
          <w:b/>
          <w:bCs/>
          <w:noProof/>
          <w:sz w:val="32"/>
          <w:szCs w:val="32"/>
          <w:lang w:bidi="ar-DZ"/>
        </w:rPr>
        <w:t xml:space="preserve">ثم بعدها يعني عن طريق الباركود هذا نقدم الاقتراحات والحلول، </w:t>
      </w:r>
    </w:p>
    <w:p w14:paraId="024F7E73" w14:textId="5F4C7B24"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فإذا في أي تحديات تحب أن تذكروها الآن ممكن أيضا. تحديات القادمة؟ لا، أنا أتكلم باختصار عن اهم التحديات التي تواجهنا في عملية دمج هذه الركائز. نعم، بعدها </w:t>
      </w:r>
      <w:r w:rsidR="003024A8">
        <w:rPr>
          <w:rFonts w:ascii="Simplified Arabic" w:hAnsi="Simplified Arabic" w:cs="Simplified Arabic" w:hint="cs"/>
          <w:noProof/>
          <w:sz w:val="32"/>
          <w:szCs w:val="32"/>
          <w:rtl/>
          <w:lang w:bidi="ar-DZ"/>
        </w:rPr>
        <w:t xml:space="preserve"> أتوجه</w:t>
      </w:r>
      <w:r w:rsidRPr="00987250">
        <w:rPr>
          <w:rFonts w:ascii="Simplified Arabic" w:hAnsi="Simplified Arabic" w:cs="Simplified Arabic"/>
          <w:noProof/>
          <w:sz w:val="32"/>
          <w:szCs w:val="32"/>
          <w:lang w:bidi="ar-DZ"/>
        </w:rPr>
        <w:t xml:space="preserve"> للحلول عن طريق الباركود، نعم. هل هناك شيء يعني أي شخص يحب أن يقول تحديات معينة، يعني الحين هذا </w:t>
      </w:r>
      <w:r w:rsidR="003024A8">
        <w:rPr>
          <w:rFonts w:ascii="Simplified Arabic" w:hAnsi="Simplified Arabic" w:cs="Simplified Arabic" w:hint="cs"/>
          <w:noProof/>
          <w:sz w:val="32"/>
          <w:szCs w:val="32"/>
          <w:rtl/>
          <w:lang w:bidi="ar-DZ"/>
        </w:rPr>
        <w:t>وقت</w:t>
      </w:r>
      <w:r w:rsidRPr="00987250">
        <w:rPr>
          <w:rFonts w:ascii="Simplified Arabic" w:hAnsi="Simplified Arabic" w:cs="Simplified Arabic"/>
          <w:noProof/>
          <w:sz w:val="32"/>
          <w:szCs w:val="32"/>
          <w:lang w:bidi="ar-DZ"/>
        </w:rPr>
        <w:t xml:space="preserve"> </w:t>
      </w:r>
      <w:r w:rsidR="003024A8">
        <w:rPr>
          <w:rFonts w:ascii="Simplified Arabic" w:hAnsi="Simplified Arabic" w:cs="Simplified Arabic" w:hint="cs"/>
          <w:noProof/>
          <w:sz w:val="32"/>
          <w:szCs w:val="32"/>
          <w:rtl/>
          <w:lang w:bidi="ar-DZ"/>
        </w:rPr>
        <w:t xml:space="preserve"> </w:t>
      </w:r>
      <w:r w:rsidRPr="00987250">
        <w:rPr>
          <w:rFonts w:ascii="Simplified Arabic" w:hAnsi="Simplified Arabic" w:cs="Simplified Arabic"/>
          <w:noProof/>
          <w:sz w:val="32"/>
          <w:szCs w:val="32"/>
          <w:lang w:bidi="ar-DZ"/>
        </w:rPr>
        <w:t>الحلول، صحيح. نعم، ولكن قبل الحلول قلت اذا هناك تحديات أخرى يعني ما ذكرناها قبل؟ نعم، يعني اذا هناك شيء تريدون أن تضيفونه.</w:t>
      </w:r>
    </w:p>
    <w:p w14:paraId="3EB2BF72" w14:textId="6F665EBF"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أريد أن أضيف نقطة واحدة. نعم. من التحديات </w:t>
      </w:r>
      <w:r w:rsidR="003024A8">
        <w:rPr>
          <w:rFonts w:ascii="Simplified Arabic" w:hAnsi="Simplified Arabic" w:cs="Simplified Arabic" w:hint="cs"/>
          <w:noProof/>
          <w:sz w:val="32"/>
          <w:szCs w:val="32"/>
          <w:rtl/>
          <w:lang w:bidi="ar-DZ"/>
        </w:rPr>
        <w:t>أن</w:t>
      </w:r>
      <w:r w:rsidRPr="00987250">
        <w:rPr>
          <w:rFonts w:ascii="Simplified Arabic" w:hAnsi="Simplified Arabic" w:cs="Simplified Arabic"/>
          <w:noProof/>
          <w:sz w:val="32"/>
          <w:szCs w:val="32"/>
          <w:lang w:bidi="ar-DZ"/>
        </w:rPr>
        <w:t xml:space="preserve"> الاختلاف الفكري والاختلاف</w:t>
      </w:r>
      <w:r w:rsidR="003024A8">
        <w:rPr>
          <w:rFonts w:ascii="Simplified Arabic" w:hAnsi="Simplified Arabic" w:cs="Simplified Arabic" w:hint="cs"/>
          <w:noProof/>
          <w:sz w:val="32"/>
          <w:szCs w:val="32"/>
          <w:rtl/>
          <w:lang w:bidi="ar-DZ"/>
        </w:rPr>
        <w:t xml:space="preserve"> في</w:t>
      </w:r>
      <w:r w:rsidRPr="00987250">
        <w:rPr>
          <w:rFonts w:ascii="Simplified Arabic" w:hAnsi="Simplified Arabic" w:cs="Simplified Arabic"/>
          <w:noProof/>
          <w:sz w:val="32"/>
          <w:szCs w:val="32"/>
          <w:lang w:bidi="ar-DZ"/>
        </w:rPr>
        <w:t xml:space="preserve"> المجتمع نفسه أن دولة قطر تشمل جميع الأديان نوعا ما، فهذه الأشخاص هؤلاء الذين يترددون على المستشفيات عندنا، فأشعر أن هذه تلعب دورا، من ناحية الركيزة الروحية الموجودة، ومن ناحية الركيزة الفكرية نحن عندنا مختلف الأعمال. فنحن دائما يعني لا أعرف إذا تعانون هذه الإشكالية بعد أم لا، ولكن ليس دائما مقدم الرعاية يستطيع أن يوصل الفكرة بالمستوى الفكري للشخص.</w:t>
      </w:r>
    </w:p>
    <w:p w14:paraId="6A673EB2" w14:textId="51F8ADAB" w:rsidR="00AD5715" w:rsidRDefault="00212D80" w:rsidP="00BE75AC">
      <w:pPr>
        <w:pStyle w:val="Script"/>
        <w:bidi/>
        <w:rPr>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t xml:space="preserve">يعني مثلا يعني الذي حضرني حاليا كبير سن، ليس دائما أو دعنا نقول كبير سن ومن بيئة قطرية بحتة. مقدم الرعاية يكون مثلا دعنا نضع جنسية أخرى، ولكن غير عربية ليس </w:t>
      </w:r>
      <w:r w:rsidRPr="00987250">
        <w:rPr>
          <w:rFonts w:ascii="Simplified Arabic" w:hAnsi="Simplified Arabic" w:cs="Simplified Arabic"/>
          <w:noProof/>
          <w:sz w:val="32"/>
          <w:szCs w:val="32"/>
          <w:lang w:bidi="ar-DZ"/>
        </w:rPr>
        <w:lastRenderedPageBreak/>
        <w:t>لها الأفكار المتداولة عند الشعوب العربية، فهذه تكون بعد من التحديات البارزة في توصيل المعلومة. أو دعنا نقول ماذا يستطيع أن يعطيه الإشكالية بفكرة تناسب</w:t>
      </w:r>
      <w:r w:rsidR="003024A8">
        <w:rPr>
          <w:rFonts w:ascii="Simplified Arabic" w:hAnsi="Simplified Arabic" w:cs="Simplified Arabic" w:hint="cs"/>
          <w:noProof/>
          <w:sz w:val="32"/>
          <w:szCs w:val="32"/>
          <w:rtl/>
          <w:lang w:bidi="ar-DZ"/>
        </w:rPr>
        <w:t>ه</w:t>
      </w:r>
      <w:r w:rsidRPr="00987250">
        <w:rPr>
          <w:rFonts w:ascii="Simplified Arabic" w:hAnsi="Simplified Arabic" w:cs="Simplified Arabic"/>
          <w:noProof/>
          <w:sz w:val="32"/>
          <w:szCs w:val="32"/>
          <w:lang w:bidi="ar-DZ"/>
        </w:rPr>
        <w:t>، يعني الركيزة الفكرية تلعب دور فحص ثقافتنا، يعني من أهم التحديات أن دمج الثقافات كامل عندنا يلعب دورا، وزائد تعدد الأديان عندنا يلعب دورا في أن نستطيع أن ندخل هذه الركائز في هذا الجانب، فلا بد من الأخذ بالاعتبار هذه الأشياء.</w:t>
      </w:r>
    </w:p>
    <w:p w14:paraId="38D7ADF9" w14:textId="05D1338F" w:rsidR="003024A8" w:rsidRPr="00987250" w:rsidRDefault="003024A8" w:rsidP="003024A8">
      <w:pPr>
        <w:pStyle w:val="Script"/>
        <w:bidi/>
        <w:rPr>
          <w:rFonts w:ascii="Simplified Arabic" w:hAnsi="Simplified Arabic" w:cs="Simplified Arabic"/>
          <w:noProof/>
          <w:sz w:val="32"/>
          <w:szCs w:val="32"/>
          <w:lang w:bidi="ar-DZ"/>
        </w:rPr>
      </w:pPr>
      <w:r>
        <w:rPr>
          <w:rFonts w:ascii="Simplified Arabic" w:hAnsi="Simplified Arabic" w:cs="Simplified Arabic" w:hint="cs"/>
          <w:noProof/>
          <w:sz w:val="32"/>
          <w:szCs w:val="32"/>
          <w:rtl/>
          <w:lang w:bidi="ar-DZ"/>
        </w:rPr>
        <w:t>طبيبة أسنان:</w:t>
      </w:r>
    </w:p>
    <w:p w14:paraId="2E400473" w14:textId="77777777" w:rsidR="003024A8" w:rsidRDefault="00212D80" w:rsidP="003024A8">
      <w:pPr>
        <w:pStyle w:val="Script"/>
        <w:bidi/>
        <w:rPr>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t xml:space="preserve">نفس الفكرة بس بغير كلمات اللي هي. لن أقول عدم أهلية، لكن عدم استعداد بالطريقة المضبوطة أو بالطريقة الصحيحة، سأتحدث عن أطباء الأسنان بما </w:t>
      </w:r>
      <w:r w:rsidR="003024A8">
        <w:rPr>
          <w:rFonts w:ascii="Simplified Arabic" w:hAnsi="Simplified Arabic" w:cs="Simplified Arabic" w:hint="cs"/>
          <w:noProof/>
          <w:sz w:val="32"/>
          <w:szCs w:val="32"/>
          <w:rtl/>
          <w:lang w:bidi="ar-DZ"/>
        </w:rPr>
        <w:t xml:space="preserve"> أني</w:t>
      </w:r>
      <w:r w:rsidRPr="00987250">
        <w:rPr>
          <w:rFonts w:ascii="Simplified Arabic" w:hAnsi="Simplified Arabic" w:cs="Simplified Arabic"/>
          <w:noProof/>
          <w:sz w:val="32"/>
          <w:szCs w:val="32"/>
          <w:lang w:bidi="ar-DZ"/>
        </w:rPr>
        <w:t xml:space="preserve"> طبيبة أسنان ممارسة، عدم تأهلنا أن نقدم ركائز ركائز العافية تقديمها كخدمة سواء لمرضانا أو سواء لطلابنا. سأقول هذا التأهيل هذا غير موجود على الصعيد المؤسسي، وإنما موجود على الصعيد الفردي إذا أحد يريد أن يطور من نفسه</w:t>
      </w:r>
      <w:r w:rsidR="003024A8">
        <w:rPr>
          <w:rFonts w:ascii="Simplified Arabic" w:hAnsi="Simplified Arabic" w:cs="Simplified Arabic" w:hint="cs"/>
          <w:noProof/>
          <w:sz w:val="32"/>
          <w:szCs w:val="32"/>
          <w:rtl/>
          <w:lang w:bidi="ar-DZ"/>
        </w:rPr>
        <w:t>.</w:t>
      </w:r>
    </w:p>
    <w:p w14:paraId="15DD320C" w14:textId="7B4BAEA5" w:rsidR="00AD5715" w:rsidRPr="00987250" w:rsidRDefault="003024A8" w:rsidP="003024A8">
      <w:pPr>
        <w:pStyle w:val="Script"/>
        <w:bidi/>
        <w:rPr>
          <w:rFonts w:ascii="Simplified Arabic" w:hAnsi="Simplified Arabic" w:cs="Simplified Arabic"/>
          <w:noProof/>
          <w:sz w:val="32"/>
          <w:szCs w:val="32"/>
          <w:lang w:bidi="ar-DZ"/>
        </w:rPr>
      </w:pPr>
      <w:r>
        <w:rPr>
          <w:rFonts w:ascii="Simplified Arabic" w:hAnsi="Simplified Arabic" w:cs="Simplified Arabic" w:hint="cs"/>
          <w:noProof/>
          <w:sz w:val="32"/>
          <w:szCs w:val="32"/>
          <w:rtl/>
          <w:lang w:bidi="ar-DZ"/>
        </w:rPr>
        <w:t>طبيب نفسي:</w:t>
      </w:r>
      <w:r w:rsidR="00212D80" w:rsidRPr="00987250">
        <w:rPr>
          <w:rFonts w:ascii="Simplified Arabic" w:hAnsi="Simplified Arabic" w:cs="Simplified Arabic"/>
          <w:noProof/>
          <w:sz w:val="32"/>
          <w:szCs w:val="32"/>
          <w:lang w:bidi="ar-DZ"/>
        </w:rPr>
        <w:t>.</w:t>
      </w:r>
    </w:p>
    <w:p w14:paraId="5BAAD661" w14:textId="65A86972" w:rsidR="00AD5715" w:rsidRPr="00987250" w:rsidRDefault="00212D80" w:rsidP="003024A8">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فمثلما أنت قلت أنت حكيت على عدم طريقة توصيل الفكرة، وهي عندما </w:t>
      </w:r>
      <w:r w:rsidR="003024A8">
        <w:rPr>
          <w:rFonts w:ascii="Simplified Arabic" w:hAnsi="Simplified Arabic" w:cs="Simplified Arabic" w:hint="cs"/>
          <w:noProof/>
          <w:sz w:val="32"/>
          <w:szCs w:val="32"/>
          <w:rtl/>
          <w:lang w:bidi="ar-DZ"/>
        </w:rPr>
        <w:t xml:space="preserve"> تتم </w:t>
      </w:r>
      <w:r w:rsidRPr="00987250">
        <w:rPr>
          <w:rFonts w:ascii="Simplified Arabic" w:hAnsi="Simplified Arabic" w:cs="Simplified Arabic"/>
          <w:noProof/>
          <w:sz w:val="32"/>
          <w:szCs w:val="32"/>
          <w:lang w:bidi="ar-DZ"/>
        </w:rPr>
        <w:t>تهيئة مقدم الخدمة أن يقدمها بالطريقة التي تنفع</w:t>
      </w:r>
      <w:r w:rsidR="003024A8">
        <w:rPr>
          <w:rFonts w:ascii="Simplified Arabic" w:hAnsi="Simplified Arabic" w:cs="Simplified Arabic" w:hint="cs"/>
          <w:noProof/>
          <w:sz w:val="32"/>
          <w:szCs w:val="32"/>
          <w:rtl/>
          <w:lang w:bidi="ar-DZ"/>
        </w:rPr>
        <w:t xml:space="preserve"> </w:t>
      </w:r>
      <w:r w:rsidRPr="00987250">
        <w:rPr>
          <w:rFonts w:ascii="Simplified Arabic" w:hAnsi="Simplified Arabic" w:cs="Simplified Arabic"/>
          <w:noProof/>
          <w:sz w:val="32"/>
          <w:szCs w:val="32"/>
          <w:lang w:bidi="ar-DZ"/>
        </w:rPr>
        <w:t xml:space="preserve">المتلقي، خاصة بالقطاع الصحي هو ليس فقط أطباء موجودين، وليس فقط معالجين نفسيين. هناك بالقطاع الصحي الممرضين، حتى الإداريين من موظفين الاستقبال، المواعيد، center، وأود أن أقول أطباء الأسنان، هذا كله أو هذه الحلقة كلها يجب أن تكون متواصلة مع بعضها البعض، ولديهم الذين يعرفون يقدمون بركائز العافية للمتلقي. نعم الآن بالنسبة للتحديات اتفق مع الزملاء الاخوة، لكن هناك كذا نقطة، يعني بالنسبة لموضوع التحديات يعني ممكن أحدث انه عدم مثلا يعني علم الكادر الطبي عن توفر يعني بعض الخدمات مثل مثلا شيوخ الدين يعني في مكتب شيخ موجود في الوكرة مستشفى الوكرة موجود في الطابق الأرضي، أنا بصراحة لم </w:t>
      </w:r>
      <w:r w:rsidR="003024A8">
        <w:rPr>
          <w:rFonts w:ascii="Simplified Arabic" w:hAnsi="Simplified Arabic" w:cs="Simplified Arabic" w:hint="cs"/>
          <w:noProof/>
          <w:sz w:val="32"/>
          <w:szCs w:val="32"/>
          <w:rtl/>
          <w:lang w:bidi="ar-DZ"/>
        </w:rPr>
        <w:t xml:space="preserve"> أكن </w:t>
      </w:r>
      <w:r w:rsidRPr="00987250">
        <w:rPr>
          <w:rFonts w:ascii="Simplified Arabic" w:hAnsi="Simplified Arabic" w:cs="Simplified Arabic"/>
          <w:noProof/>
          <w:sz w:val="32"/>
          <w:szCs w:val="32"/>
          <w:lang w:bidi="ar-DZ"/>
        </w:rPr>
        <w:t xml:space="preserve"> أعرف هذه المعلومة هذه.</w:t>
      </w:r>
    </w:p>
    <w:p w14:paraId="43EF37B5" w14:textId="2CFF22E9"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lastRenderedPageBreak/>
        <w:t xml:space="preserve">يقول لك الدكتور </w:t>
      </w:r>
      <w:r w:rsidR="003024A8">
        <w:rPr>
          <w:rFonts w:ascii="Simplified Arabic" w:hAnsi="Simplified Arabic" w:cs="Simplified Arabic" w:hint="cs"/>
          <w:noProof/>
          <w:sz w:val="32"/>
          <w:szCs w:val="32"/>
          <w:rtl/>
          <w:lang w:bidi="ar-DZ"/>
        </w:rPr>
        <w:t xml:space="preserve">مثلا </w:t>
      </w:r>
      <w:r w:rsidRPr="00987250">
        <w:rPr>
          <w:rFonts w:ascii="Simplified Arabic" w:hAnsi="Simplified Arabic" w:cs="Simplified Arabic"/>
          <w:noProof/>
          <w:sz w:val="32"/>
          <w:szCs w:val="32"/>
          <w:lang w:bidi="ar-DZ"/>
        </w:rPr>
        <w:t xml:space="preserve">الرقيه طبعا هناك نقطة مهمة يعني الدين والعلم </w:t>
      </w:r>
      <w:r w:rsidR="003024A8">
        <w:rPr>
          <w:rFonts w:ascii="Simplified Arabic" w:hAnsi="Simplified Arabic" w:cs="Simplified Arabic" w:hint="cs"/>
          <w:noProof/>
          <w:sz w:val="32"/>
          <w:szCs w:val="32"/>
          <w:rtl/>
          <w:lang w:bidi="ar-DZ"/>
        </w:rPr>
        <w:t xml:space="preserve"> لا يتعارضان </w:t>
      </w:r>
      <w:r w:rsidRPr="00987250">
        <w:rPr>
          <w:rFonts w:ascii="Simplified Arabic" w:hAnsi="Simplified Arabic" w:cs="Simplified Arabic"/>
          <w:noProof/>
          <w:sz w:val="32"/>
          <w:szCs w:val="32"/>
          <w:lang w:bidi="ar-DZ"/>
        </w:rPr>
        <w:t>بل يتكاملان، يعني هذه نقطة رأس السطر، بالعكس يعني يحث على هذه الشغلة هذه، لكن يجب نحن ككادر طبي يكون مثلا دورة تثقيفية بخصوص الموضوع، يعني بكل أمانة يعني، فهذه نقطة. التحدي الثاني ممكن أن أقوله أنه كمقدم رعاية من بعض المرضى يعني يتصلون يقولون مثلا دكتور يا ريت لو في مواعيد مسائية يجب ان تسهل عملية الوصول للرعاية.</w:t>
      </w:r>
    </w:p>
    <w:p w14:paraId="4B38E6E1"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هذه يعني عندك مدرس مثلا من القطاع التعليمي مدرسين. هناك ناس يشتغلون يذهبون في البحر يعني صعب عليهم ان ياتوا على المواعيد الصباحيه لو في عيادات مسائيه اتكلم عن الطب النفسي هذه بالعكس ستسهل طريقه الوصول النقطه الاخيره التي اريد ان اتكلمها أنه مثلا يعني في كثير ناس ممكن لا يتحدثون عن شكواهم، يحبون الخصوصية، صحيح أم لا؟ الآن عندنا في قطر هناك شيء اسمه الخط الساخن للطب النفسي، ممكن أن تكون في البيت وتكلم رقم 16000 ويرد عليك مثلا طبيب أو معالج مثلا، ممكن أن تقول له مثلا ما هي مشكلتك؟ هذه لاحظنا فعليا أن زادت من إقبال الناس، لكن كثير الناس ليس لديهم علم على الموضوع.</w:t>
      </w:r>
    </w:p>
    <w:p w14:paraId="60FE348E"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فلو في مثلا يعني يعملوا جلسات تثقيفية أو دورات على المدارس على الجامعات. يعني توعية يزيدوا مثلا علم الناس عن توفر الخدمات هذه يعني الخدمات موجودة لكن هناك كثير الناس ليس لهم علم فيها، هذه النقطة التي أحدث فيها و سلامتكم.</w:t>
      </w:r>
    </w:p>
    <w:p w14:paraId="6AEC31D8" w14:textId="11CE980C" w:rsidR="00AD5715" w:rsidRPr="00987250" w:rsidRDefault="00212D80" w:rsidP="00F3321F">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الفرص موجودة، يعني هذه الفرص موجودة، لكن الفكرة ان توعية تفعيلها وتوعية الناس فعلا موجودة هناك كثير من الناس من المرضى يه ليس لديهم علم في الموضوع، يقول لك هذا ما هو خط الساخن لا اعرف، فلو في دورات مثلا كفرص ان يذهبوا على الجماعات او على المدارس ويعطوا للطلاب جلسات التوعية بالعكس ستساهم يعني بالضبط السوشيال ميديا.</w:t>
      </w:r>
    </w:p>
    <w:p w14:paraId="02410ED4"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lastRenderedPageBreak/>
        <w:t>أنا أتكلم كأساس، أنا أشعر أنني أنا عربي مسلم الأساس هو الذي يجب أن يكون ثابت، فأنا يجب أن أوطن كفاءات، يكون كفاءة ماسك المكان، يعرف كيف يدخل هذه الركائز من الناحية الدينية، الاجتماعية، بشرط مثلما قلت في البداية أن يكون كفاءة. أن يعمل على النواقص، يعدل الأخطاء، ممكن هذا حل؟</w:t>
      </w:r>
    </w:p>
    <w:p w14:paraId="14E288F3"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طبعا هي ليست فرصة حل، فأنطر الحلول الاقتراحات والحلول.</w:t>
      </w:r>
    </w:p>
    <w:p w14:paraId="51AC9304" w14:textId="39363238"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اقتراحات. طيب، من الحلول قد تعتبر ايضا فرص، لكنها حل اكثر، من الركائز الخمسة لكي </w:t>
      </w:r>
      <w:r w:rsidR="00F3321F">
        <w:rPr>
          <w:rFonts w:ascii="Simplified Arabic" w:hAnsi="Simplified Arabic" w:cs="Simplified Arabic" w:hint="cs"/>
          <w:noProof/>
          <w:sz w:val="32"/>
          <w:szCs w:val="32"/>
          <w:rtl/>
          <w:lang w:bidi="ar-DZ"/>
        </w:rPr>
        <w:t xml:space="preserve"> نوطنها</w:t>
      </w:r>
      <w:r w:rsidRPr="00987250">
        <w:rPr>
          <w:rFonts w:ascii="Simplified Arabic" w:hAnsi="Simplified Arabic" w:cs="Simplified Arabic"/>
          <w:noProof/>
          <w:sz w:val="32"/>
          <w:szCs w:val="32"/>
          <w:lang w:bidi="ar-DZ"/>
        </w:rPr>
        <w:t xml:space="preserve"> في حياة الأفراد، ومن جانب صحي أن حتى المدارس مثلما قال الدكتور وليد نصل لها، لكن نستطيع أن نصل لهم عن طريق الأخصائيين النفسيين العاملين هناك، عن طريق الأخصائيين الاجتماعيين الذين هناك، نستطيع أن نتبناهم أن نعلمهم معنا، يعني هم يكونوا مشتركين معنا في التدريب الذي نتدربه، كيف نتعلم عن هذه الركائز الفكرية الركائز الخمسة.</w:t>
      </w:r>
    </w:p>
    <w:p w14:paraId="6490EEE5" w14:textId="6F3159DE"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فهم يستطيعون أن يوصلوها هناك بحيث يكون لديهم خلفية ايضا، يعني نحن لكي نستطيع أن نصل لأكثر فئة من المجتمع. نحن لو تكلمنا عن فئتنا نحن كطاقم طبي كطاقم صحي جدا قليل الذي نستطيع أن نصل لهم، يعني نحن نصل حق ال يأتي. لكن لماذا ليس الذين نسعى لهم؟ لماذا ننظرهم وهم يأتون لنا؟ بدل أن يأتوا لنا نحن نعلم الذين خارج، نسعى للآخرين خارجهم ونتعاون معهم، فنستطيع أن نصل لهم أسرع، فهذه قد تعتبر أيضا من الوقاية، نحن نقيهم.</w:t>
      </w:r>
    </w:p>
    <w:p w14:paraId="2729BD5B"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بدل أن تصل لنا نحن وصلنا لكم، علمناكم أن هذه الركائز الخمسة للحياة الطبية طيبة، وأنتم عملوا عليها، فنعلم الخارجين يعني مثلا المجال الصحي الطالبات هنا، نستطيع أن هم معنا يتعلمون، فيخرجون وهم يعلمون من الخارج، وهكذا، يعني دائرة تدور في أن لا نجعل لنا كطاقم طبي نعمل في الفرص بأن نخرج للمجتمع كامل. لا نذهب إلى طاقم الصحة، لكن لا، تعالوا أحضروا المدارس، أحضروا المراكز، أحضروا كل مكان، تعالوا </w:t>
      </w:r>
      <w:r w:rsidRPr="00987250">
        <w:rPr>
          <w:rFonts w:ascii="Simplified Arabic" w:hAnsi="Simplified Arabic" w:cs="Simplified Arabic"/>
          <w:noProof/>
          <w:sz w:val="32"/>
          <w:szCs w:val="32"/>
          <w:lang w:bidi="ar-DZ"/>
        </w:rPr>
        <w:lastRenderedPageBreak/>
        <w:t>لنتعلم كلنا فنستطيع أن نشترك، فأشعر أن هذه من الفرص والحلول التي نستطيع أن نقترحها للعالم.</w:t>
      </w:r>
    </w:p>
    <w:p w14:paraId="075210B2"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لكن عندي عدة نقاط. أول نقطة موضوع ذكرتها سابقا يعني موضوع الإجازات المرضية يعني مشغلة المراكز الصحية بشكل ما له داعي يعني ممتازة وأتوقع يعني تأثر كبير على الانتظار، تأثر كبير على يعني الحين صار حتى الاجازة المرضية للروضة يعني. يأتي لأب يأخذ إجازة مرضية، الولد عمره 4 سنوات، هل لها أي داعي أصلا يعني؟ القرار يعني قرار أتوقع المفروض يكون الأب والأم لأطفالهم، بحيث أنهم يقرروا أن يعطوهم إجازات مرضية.</w:t>
      </w:r>
    </w:p>
    <w:p w14:paraId="72573ED3"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صحيح ضروري يكون لها حد لأنه أكيد في آباء يعني في النهاية يعني مهملين قليلا لأبنائهم، ممكن أن يأخذوا إجازات كثيرة، فالحد مطلوب، لكن اذا تجاوز هذا الحد. بعدين تطلب الوزارة مثلا تقرير طبي للحالة. هل يحتاج إجازات أكثر، وبعدها ممكن نعطي إجازات بشكل أكبر، والمفروض كل الوظائف يعني تعطي حد معين لأخذ الإجازة المرضية بشكل شخصي بدون مراجعة الطبيب الأكثر يجينا يقول أنا عارف مرضي وعارف عندي الأدوية في البيت بس جاي عشان الإجازة المرضية.</w:t>
      </w:r>
    </w:p>
    <w:p w14:paraId="18120D68"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ينتظر ساعة أو ساعتين في المركز الصحي ينعدي من غيره بأمراض ثانية في نفس الوقت يأخذ مكان واحد محتاج بشكل أكبر، المفروض أن يكون هناك حد معين لإجازات السلف يعني الذي يستطيع أن يأخذها بشكل شخصي، هذه أول نقطة. ثانية نقطة كانت هناك أشياء ممتازة في المراكز الصحية سابقا وانشالت يعني من قريب، موضوع الأمراض المزمنة كان لها عيادة خاصة الأمراض المزمنة عادة يحتاج لها وقت أكثر، ويحتاج الى تكامل طبي من التخصصات الثانية.</w:t>
      </w:r>
    </w:p>
    <w:p w14:paraId="0798FFB7" w14:textId="04D798AC"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في السابق كان هناك عيادة نسميها عيادة الأمراض المزمنة يكون فيها دكتور تثقيف الطبي، يكون فيها دكتور تغذية، دكتور عيون والطبيب الأسرة، تمام، و</w:t>
      </w:r>
      <w:r w:rsidR="00F3321F">
        <w:rPr>
          <w:rFonts w:ascii="Simplified Arabic" w:hAnsi="Simplified Arabic" w:cs="Simplified Arabic" w:hint="cs"/>
          <w:noProof/>
          <w:sz w:val="32"/>
          <w:szCs w:val="32"/>
          <w:rtl/>
          <w:lang w:bidi="ar-DZ"/>
        </w:rPr>
        <w:t>أ</w:t>
      </w:r>
      <w:r w:rsidRPr="00987250">
        <w:rPr>
          <w:rFonts w:ascii="Simplified Arabic" w:hAnsi="Simplified Arabic" w:cs="Simplified Arabic"/>
          <w:noProof/>
          <w:sz w:val="32"/>
          <w:szCs w:val="32"/>
          <w:lang w:bidi="ar-DZ"/>
        </w:rPr>
        <w:t xml:space="preserve">ضافوا لها مؤخرا الطبيب النفسي أنه يشوف المريض في نفس اليوم، فهذا التكامل في نفس اليوم، المريض </w:t>
      </w:r>
      <w:r w:rsidRPr="00987250">
        <w:rPr>
          <w:rFonts w:ascii="Simplified Arabic" w:hAnsi="Simplified Arabic" w:cs="Simplified Arabic"/>
          <w:noProof/>
          <w:sz w:val="32"/>
          <w:szCs w:val="32"/>
          <w:lang w:bidi="ar-DZ"/>
        </w:rPr>
        <w:lastRenderedPageBreak/>
        <w:t xml:space="preserve">يمر على </w:t>
      </w:r>
      <w:r w:rsidR="00F3321F">
        <w:rPr>
          <w:rFonts w:ascii="Simplified Arabic" w:hAnsi="Simplified Arabic" w:cs="Simplified Arabic" w:hint="cs"/>
          <w:noProof/>
          <w:sz w:val="32"/>
          <w:szCs w:val="32"/>
          <w:rtl/>
          <w:lang w:bidi="ar-DZ"/>
        </w:rPr>
        <w:t xml:space="preserve">أربعة أو خمسة </w:t>
      </w:r>
      <w:r w:rsidRPr="00987250">
        <w:rPr>
          <w:rFonts w:ascii="Simplified Arabic" w:hAnsi="Simplified Arabic" w:cs="Simplified Arabic"/>
          <w:noProof/>
          <w:sz w:val="32"/>
          <w:szCs w:val="32"/>
          <w:lang w:bidi="ar-DZ"/>
        </w:rPr>
        <w:t xml:space="preserve"> تخصصات في نفس اللحظة، بحيث أنه يكون الموعد مسبق يعني حاجز الموعد مسبق يمر على التخصصات في يوم واحد، اختصرنا وقت المريض، ثقفناه من عدة نواحي للمرض في نفس اليوم، وأفذنا أكبر فائدة، تمام.</w:t>
      </w:r>
    </w:p>
    <w:p w14:paraId="1396B40C" w14:textId="61896E4E"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لكن طبعا إنشال هذا الموضوع بسبب الازدحام الكبير على المراكز الصحية، بسبب مثلما قلت الإجازات المرضية هذه أكبر عائق كبير يعني موجود في المراكز الصحية، يعني أكثر من 50% من الزيارات إجازات مرضية. والحل جدا أنا أراه جدا سهل، هذه النقطة الثانية</w:t>
      </w:r>
      <w:r w:rsidR="00F3321F">
        <w:rPr>
          <w:rFonts w:ascii="Simplified Arabic" w:hAnsi="Simplified Arabic" w:cs="Simplified Arabic" w:hint="cs"/>
          <w:noProof/>
          <w:sz w:val="32"/>
          <w:szCs w:val="32"/>
          <w:rtl/>
          <w:lang w:bidi="ar-DZ"/>
        </w:rPr>
        <w:t>.</w:t>
      </w:r>
      <w:r w:rsidRPr="00987250">
        <w:rPr>
          <w:rFonts w:ascii="Simplified Arabic" w:hAnsi="Simplified Arabic" w:cs="Simplified Arabic"/>
          <w:noProof/>
          <w:sz w:val="32"/>
          <w:szCs w:val="32"/>
          <w:lang w:bidi="ar-DZ"/>
        </w:rPr>
        <w:t>. الشيء الثالث حاليا هناك قانون جديد في المراكز الصحية أن ينقبل أي مريض يأتي للمركز الصحي، وهذا بالعكس أنا أرى نقطة إيجابية، قبل كان يعني أي مريض يأتي للمركز الصحي ممكن أن يقولوا له لا نعطيك موعد بعد يومين بعد ثلاثة، بعد أسبوع، لكن الآن أي مريض يدخل المركز الصحي ضروري ينشاف في نفس اليوم.</w:t>
      </w:r>
    </w:p>
    <w:p w14:paraId="1785FC6A" w14:textId="0D7FBB15"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القرار ممتاز، لكن في نفس الوقت لم يرعوا موضوع الأعداد الكبيرة التي</w:t>
      </w:r>
      <w:r w:rsidR="00F3321F">
        <w:rPr>
          <w:rFonts w:ascii="Simplified Arabic" w:hAnsi="Simplified Arabic" w:cs="Simplified Arabic" w:hint="cs"/>
          <w:noProof/>
          <w:sz w:val="32"/>
          <w:szCs w:val="32"/>
          <w:rtl/>
          <w:lang w:bidi="ar-DZ"/>
        </w:rPr>
        <w:t xml:space="preserve"> تأتي إلى</w:t>
      </w:r>
      <w:r w:rsidRPr="00987250">
        <w:rPr>
          <w:rFonts w:ascii="Simplified Arabic" w:hAnsi="Simplified Arabic" w:cs="Simplified Arabic"/>
          <w:noProof/>
          <w:sz w:val="32"/>
          <w:szCs w:val="32"/>
          <w:lang w:bidi="ar-DZ"/>
        </w:rPr>
        <w:t xml:space="preserve"> المركز، وكلها تدور في نفس النقطة طبعا يعني الأعداد الكبيرة اذا ضروري أن نحل الأعداد الكبيرة، ضروري أن نحل موضوع الإجازات المرضية يحل الموضوع من الأساس، وأيضا تفعيل دور عقاب التأخير على الموعد الطبية، يعني أنا مثلا عندي موعد الساعة 9:00 إذا جئت الساعة 11:00 مسموح يدخل المريض.</w:t>
      </w:r>
    </w:p>
    <w:p w14:paraId="0A313000"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بس أخذ مكان مريض آخر يعني في مريض موعد الساعة 11:00 وأنت جاي على الساعة 11 إذا جيت قبل المريض لموعد الساعة بدقيقتين تدخل قبل مريض. وهذا موعد المريض الذي هو موعد الساعة 11:00، تمام؟ فإذا نحن أخذنا موعد مريض آخر ممكن أوكي أنت تأخرت أنت كمريض تأخرت، اذا ممكن أعطيك موعد لكن متأخر يعني ممكن أعطيك موعد بعد ساعتين ثلاثة، أنت تأخرت على موعدك، فإذا أكيد هناك عواقب للتأخير تمام.</w:t>
      </w:r>
    </w:p>
    <w:p w14:paraId="1C0B1A0A"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شيء من الإيجابيات التي صايرة الحين حاليا التعاون بين الحكومي والخاص، بحيث الحين يعني لم تفعل الموضوع بشكل كبير إلى الآن، لكن حاليا القطريين الذين يتابعون في </w:t>
      </w:r>
      <w:r w:rsidRPr="00987250">
        <w:rPr>
          <w:rFonts w:ascii="Simplified Arabic" w:hAnsi="Simplified Arabic" w:cs="Simplified Arabic"/>
          <w:noProof/>
          <w:sz w:val="32"/>
          <w:szCs w:val="32"/>
          <w:lang w:bidi="ar-DZ"/>
        </w:rPr>
        <w:lastRenderedPageBreak/>
        <w:t>العيادة الخاصية في حمد مثلا يستطيعون أن يحولهم الموعد بعيد على العيادات الخاصة على المراكز الصحية، المستشفيات الخاصة. هو متفعل حاليا لكن بشكل بسيط.</w:t>
      </w:r>
    </w:p>
    <w:p w14:paraId="70F2A149"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التفعيل بشكل أكبر بشكل أكبر يعني ويكون الخيار للمريض ممكن في مريض مثلا موعد بعد 3 شهور في الحكومة، ويريد أن يتحول الخاص لا ضروري ينتظر موعده في الحكومة ويطلب منهم بعدين تحويله إلى الخاص. المفروض في طريقة أسرع أن يتحول على الخاص بشكل direct سواء من 107 من 16060 لأرقام الخدمات يعني خدمات المواعيد. الشيء الأخير موضوع الأخصائي الاجتماعي في المدرسة مثلا مش متفعل بشكل ممتاز يعني.</w:t>
      </w:r>
    </w:p>
    <w:p w14:paraId="27225B71"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كثير من الأمراض النفسية، كثير من الأمراض الصحية موجودة في المدارس ولا نلتقطها إلا بشكل جدا متأخر من الاقتراحات الاقصاء الاجتماعية المفروض سنويا أقل شيء يلتقي مع كل طالب مرتين في السنة مثلا كل ست شهور يلتقي مع طالب مرة واحدة، يعني كل طالب يعني ممكن أن يلتقي مرة في الست شهور يكلمه عن أي مشاكل سواء تعليمية سواء نفسية، سواء عنده أي مشاكل في المدرسة نفسها تنمر أي مشاكل تخص الطالب نفسه، بحيث أن تكون العلاقة بينهم سرية لا يتجاوز يعني حدوث صلاحياته كأخصائي اجتماعي وممكن يستطيع أن يحول على الرعاية المتخصصة سواء للطب النفسي لطب الأسرة أو أي تخصص آخر يعني.</w:t>
      </w:r>
    </w:p>
    <w:p w14:paraId="6C1AC382"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فتثقيف الأخصائي الاجتماعيين بدورهم في المدارس، تفعيل دورهم والكورسات يعني مطلوبة للتفعيل بشكل أكبر.</w:t>
      </w:r>
    </w:p>
    <w:p w14:paraId="59CB3AAD"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وحضرتك أشرت إلى نقطة مهمة جدا هو تكامل الخدمات. طبعا نحن نركز في المركز ايضا على ضرورة تكامل هذه الركائز. يعني أن كل الناس تتكلم عن جودة الحياة ولكن ميزة هذا النموذج يتكلم عن تكامل والنظر إلى هذا النموذج، النظرة الشمولية، يعني أنه لا ينبغي نركز على ركيزة واحدة مثلا الركيزة البدنية ونجعل الركائز الأخرى.</w:t>
      </w:r>
    </w:p>
    <w:p w14:paraId="6496E0A1"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lastRenderedPageBreak/>
        <w:t>نفس الشيء في القطاع الطبي والصحي بصفة عامة، يعني لا يمكن أن نركز فقط على العلاج البدني، يعني الأمراض البدنية، ونترك مثلا المشكلات الاجتماعية، والمشكلات العقلية التي تأثر في الجانب البدني، لأن الجانب البدني يتأثر بالجوانب الأخرى، والعكس، يعني الجوانب الأخرى اذا هناك مرض بدني تتأثر أيضا. هذا معروف، نحن ندرس هذا مثلا، مشكلة حين اجتماعية تصبح مشكلة نفسية عاطفية، وتمكن تصبح مشكلة عقلية فيما بعد، فهذا يعني أن شيء جميل جدا نركز عليه.</w:t>
      </w:r>
    </w:p>
    <w:p w14:paraId="72B67778" w14:textId="3875220C" w:rsidR="00AD5715" w:rsidRPr="00F3321F" w:rsidRDefault="00212D80" w:rsidP="00F3321F">
      <w:pPr>
        <w:pStyle w:val="Script"/>
        <w:bidi/>
        <w:rPr>
          <w:rFonts w:ascii="Simplified Arabic" w:hAnsi="Simplified Arabic" w:cs="Simplified Arabic"/>
          <w:b/>
          <w:bCs/>
          <w:noProof/>
          <w:sz w:val="32"/>
          <w:szCs w:val="32"/>
          <w:lang w:bidi="ar-DZ"/>
        </w:rPr>
      </w:pPr>
      <w:r w:rsidRPr="00F3321F">
        <w:rPr>
          <w:rFonts w:ascii="Simplified Arabic" w:hAnsi="Simplified Arabic" w:cs="Simplified Arabic"/>
          <w:b/>
          <w:bCs/>
          <w:noProof/>
          <w:sz w:val="32"/>
          <w:szCs w:val="32"/>
          <w:lang w:bidi="ar-DZ"/>
        </w:rPr>
        <w:t>الاقتراحات</w:t>
      </w:r>
      <w:r w:rsidR="00F3321F" w:rsidRPr="00F3321F">
        <w:rPr>
          <w:rFonts w:ascii="Simplified Arabic" w:hAnsi="Simplified Arabic" w:cs="Simplified Arabic" w:hint="cs"/>
          <w:b/>
          <w:bCs/>
          <w:noProof/>
          <w:sz w:val="32"/>
          <w:szCs w:val="32"/>
          <w:rtl/>
          <w:lang w:bidi="ar-DZ"/>
        </w:rPr>
        <w:t>:</w:t>
      </w:r>
    </w:p>
    <w:p w14:paraId="5D122C88" w14:textId="10F12841"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انزين</w:t>
      </w:r>
      <w:r w:rsidR="00F3321F">
        <w:rPr>
          <w:rFonts w:ascii="Simplified Arabic" w:hAnsi="Simplified Arabic" w:cs="Simplified Arabic" w:hint="cs"/>
          <w:noProof/>
          <w:sz w:val="32"/>
          <w:szCs w:val="32"/>
          <w:rtl/>
          <w:lang w:bidi="ar-DZ"/>
        </w:rPr>
        <w:t>،</w:t>
      </w:r>
      <w:r w:rsidRPr="00987250">
        <w:rPr>
          <w:rFonts w:ascii="Simplified Arabic" w:hAnsi="Simplified Arabic" w:cs="Simplified Arabic"/>
          <w:noProof/>
          <w:sz w:val="32"/>
          <w:szCs w:val="32"/>
          <w:lang w:bidi="ar-DZ"/>
        </w:rPr>
        <w:t xml:space="preserve"> آه أرجع أقول الحلول </w:t>
      </w:r>
      <w:r w:rsidR="00F3321F">
        <w:rPr>
          <w:rFonts w:ascii="Simplified Arabic" w:hAnsi="Simplified Arabic" w:cs="Simplified Arabic" w:hint="cs"/>
          <w:noProof/>
          <w:sz w:val="32"/>
          <w:szCs w:val="32"/>
          <w:rtl/>
          <w:lang w:bidi="ar-DZ"/>
        </w:rPr>
        <w:t>قبل ما أعالج المريض،</w:t>
      </w:r>
      <w:r w:rsidRPr="00987250">
        <w:rPr>
          <w:rFonts w:ascii="Simplified Arabic" w:hAnsi="Simplified Arabic" w:cs="Simplified Arabic"/>
          <w:noProof/>
          <w:sz w:val="32"/>
          <w:szCs w:val="32"/>
          <w:lang w:bidi="ar-DZ"/>
        </w:rPr>
        <w:t xml:space="preserve"> أقي هذا المريض أو أقي هذا الشخص أو هذا الإنسان من تبعات أو من ضغوطات الحياة التي ستحدث أمامه، والذي فهمته أن تريد حل كيف ندمج ركائز العافية بالمؤسسات الصحية، والمؤسسة الصحية هذه ليست جزء لا يتجزأ من باقي المجتمع، وأتوقع أن المؤسسات التعليمية حملت جزءا قويا من عندها، والدمج يجب أن يكون ليس فقط دمج علاجيا، وإنما دمج توعوي بهذه الركائز لزيادة الوعي وزيادة المناعة عند شبابنا ومجتمعنا من العقبات التي ستحدث لهم بعدها.</w:t>
      </w:r>
    </w:p>
    <w:p w14:paraId="1D433380"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تخيل الحل سيكون بالوقاية قبل أن أعالجه، والوقاية ستكون من قبل وزارة الصحة، تكون من الوزارات قبل أو من المؤسسات قبل. شكرا. كحلول اقتراحين. أولا ذكر الدكتور إن فعليا في ناس مثلا ما تيجي مواعيدها. فبياخذوا مواعيد. المرضى الثانيين أو المرضى يستنوا 6 أشهر أو 3 أشهر أو 4 أشهر للمواعيد فمدة انتظار طويلة بصراحة.</w:t>
      </w:r>
    </w:p>
    <w:p w14:paraId="361B8407" w14:textId="4FCF6A1E"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والسبب أن أنا اكلم </w:t>
      </w:r>
      <w:r w:rsidR="00F3321F">
        <w:rPr>
          <w:rFonts w:ascii="Simplified Arabic" w:hAnsi="Simplified Arabic" w:cs="Simplified Arabic" w:hint="cs"/>
          <w:noProof/>
          <w:sz w:val="32"/>
          <w:szCs w:val="32"/>
          <w:rtl/>
          <w:lang w:bidi="ar-DZ"/>
        </w:rPr>
        <w:t>المريض لكن</w:t>
      </w:r>
      <w:r w:rsidRPr="00987250">
        <w:rPr>
          <w:rFonts w:ascii="Simplified Arabic" w:hAnsi="Simplified Arabic" w:cs="Simplified Arabic"/>
          <w:noProof/>
          <w:sz w:val="32"/>
          <w:szCs w:val="32"/>
          <w:lang w:bidi="ar-DZ"/>
        </w:rPr>
        <w:t xml:space="preserve"> لا يأتي، يقول والله دكتور مثلا أنا أدرس صعب علي أن أخرج، هل في عندكم موعد مسائي؟ فواحدة من الحلول الممكن يقترحها أن يكون هناك </w:t>
      </w:r>
      <w:r w:rsidRPr="00F3321F">
        <w:rPr>
          <w:rFonts w:ascii="Simplified Arabic" w:hAnsi="Simplified Arabic" w:cs="Simplified Arabic"/>
          <w:b/>
          <w:bCs/>
          <w:noProof/>
          <w:sz w:val="32"/>
          <w:szCs w:val="32"/>
          <w:lang w:bidi="ar-DZ"/>
        </w:rPr>
        <w:t>عيادات مسائية للطب النفسي</w:t>
      </w:r>
      <w:r w:rsidRPr="00987250">
        <w:rPr>
          <w:rFonts w:ascii="Simplified Arabic" w:hAnsi="Simplified Arabic" w:cs="Simplified Arabic"/>
          <w:noProof/>
          <w:sz w:val="32"/>
          <w:szCs w:val="32"/>
          <w:lang w:bidi="ar-DZ"/>
        </w:rPr>
        <w:t xml:space="preserve">. الفئة الأغلبية هنا الفئة العاملة، صعب عليهم صراحة أن يخرجوا يعني خلال أثناء عملهم، أو هناك منهم يفتح يقول لك طيب سيأخذوا إجازة مرضية مكتوب فيها الطب النفسي، لا يهم يعطوها لجهة العمل، هذه نقطة يعني كحل لأن لو </w:t>
      </w:r>
      <w:r w:rsidRPr="00987250">
        <w:rPr>
          <w:rFonts w:ascii="Simplified Arabic" w:hAnsi="Simplified Arabic" w:cs="Simplified Arabic"/>
          <w:noProof/>
          <w:sz w:val="32"/>
          <w:szCs w:val="32"/>
          <w:lang w:bidi="ar-DZ"/>
        </w:rPr>
        <w:lastRenderedPageBreak/>
        <w:t xml:space="preserve">فتحت عيادات مسائية خلاص فعليا على الأقل تخفض قليلا مدة الانتظار الأشهر كل 6 شهور أو أربع شهور أو </w:t>
      </w:r>
      <w:r w:rsidR="00F3321F">
        <w:rPr>
          <w:rFonts w:ascii="Simplified Arabic" w:hAnsi="Simplified Arabic" w:cs="Simplified Arabic" w:hint="cs"/>
          <w:noProof/>
          <w:sz w:val="32"/>
          <w:szCs w:val="32"/>
          <w:rtl/>
          <w:lang w:bidi="ar-DZ"/>
        </w:rPr>
        <w:t xml:space="preserve"> تصير </w:t>
      </w:r>
      <w:r w:rsidRPr="00987250">
        <w:rPr>
          <w:rFonts w:ascii="Simplified Arabic" w:hAnsi="Simplified Arabic" w:cs="Simplified Arabic"/>
          <w:noProof/>
          <w:sz w:val="32"/>
          <w:szCs w:val="32"/>
          <w:lang w:bidi="ar-DZ"/>
        </w:rPr>
        <w:t>المواعيد أقرب، هذه نقطة.</w:t>
      </w:r>
    </w:p>
    <w:p w14:paraId="43ABDDB1" w14:textId="2A1CF10B" w:rsidR="00AD5715" w:rsidRPr="00987250" w:rsidRDefault="00212D80" w:rsidP="00F3321F">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النقطة الثانية أن عملية </w:t>
      </w:r>
      <w:r w:rsidR="00F3321F">
        <w:rPr>
          <w:rFonts w:ascii="Simplified Arabic" w:hAnsi="Simplified Arabic" w:cs="Simplified Arabic" w:hint="cs"/>
          <w:noProof/>
          <w:sz w:val="32"/>
          <w:szCs w:val="32"/>
          <w:rtl/>
          <w:lang w:bidi="ar-DZ"/>
        </w:rPr>
        <w:t xml:space="preserve"> الدمج</w:t>
      </w:r>
      <w:r w:rsidRPr="00987250">
        <w:rPr>
          <w:rFonts w:ascii="Simplified Arabic" w:hAnsi="Simplified Arabic" w:cs="Simplified Arabic"/>
          <w:noProof/>
          <w:sz w:val="32"/>
          <w:szCs w:val="32"/>
          <w:lang w:bidi="ar-DZ"/>
        </w:rPr>
        <w:t xml:space="preserve">. يعني هل المستشفى الطب النفسي الرئيسي أين موجود؟ </w:t>
      </w:r>
      <w:r w:rsidR="00F3321F">
        <w:rPr>
          <w:rFonts w:ascii="Simplified Arabic" w:hAnsi="Simplified Arabic" w:cs="Simplified Arabic" w:hint="cs"/>
          <w:noProof/>
          <w:sz w:val="32"/>
          <w:szCs w:val="32"/>
          <w:rtl/>
          <w:lang w:bidi="ar-DZ"/>
        </w:rPr>
        <w:t>لا</w:t>
      </w:r>
      <w:r w:rsidRPr="00987250">
        <w:rPr>
          <w:rFonts w:ascii="Simplified Arabic" w:hAnsi="Simplified Arabic" w:cs="Simplified Arabic"/>
          <w:noProof/>
          <w:sz w:val="32"/>
          <w:szCs w:val="32"/>
          <w:lang w:bidi="ar-DZ"/>
        </w:rPr>
        <w:t>أحد يعرف؟</w:t>
      </w:r>
      <w:r w:rsidR="00F3321F">
        <w:rPr>
          <w:rFonts w:ascii="Simplified Arabic" w:hAnsi="Simplified Arabic" w:cs="Simplified Arabic" w:hint="cs"/>
          <w:noProof/>
          <w:sz w:val="32"/>
          <w:szCs w:val="32"/>
          <w:rtl/>
          <w:lang w:bidi="ar-DZ"/>
        </w:rPr>
        <w:t xml:space="preserve"> </w:t>
      </w:r>
      <w:r w:rsidRPr="00987250">
        <w:rPr>
          <w:rFonts w:ascii="Simplified Arabic" w:hAnsi="Simplified Arabic" w:cs="Simplified Arabic"/>
          <w:noProof/>
          <w:sz w:val="32"/>
          <w:szCs w:val="32"/>
          <w:lang w:bidi="ar-DZ"/>
        </w:rPr>
        <w:t xml:space="preserve"> </w:t>
      </w:r>
      <w:r w:rsidR="00F3321F">
        <w:rPr>
          <w:rFonts w:ascii="Simplified Arabic" w:hAnsi="Simplified Arabic" w:cs="Simplified Arabic" w:hint="cs"/>
          <w:noProof/>
          <w:sz w:val="32"/>
          <w:szCs w:val="32"/>
          <w:rtl/>
          <w:lang w:bidi="ar-DZ"/>
        </w:rPr>
        <w:t xml:space="preserve">في </w:t>
      </w:r>
      <w:r w:rsidRPr="00987250">
        <w:rPr>
          <w:rFonts w:ascii="Simplified Arabic" w:hAnsi="Simplified Arabic" w:cs="Simplified Arabic"/>
          <w:noProof/>
          <w:sz w:val="32"/>
          <w:szCs w:val="32"/>
          <w:lang w:bidi="ar-DZ"/>
        </w:rPr>
        <w:t>مستشفى التنويم الداخلي في مسعيد عندي مرض</w:t>
      </w:r>
      <w:r w:rsidR="00F3321F">
        <w:rPr>
          <w:rFonts w:ascii="Simplified Arabic" w:hAnsi="Simplified Arabic" w:cs="Simplified Arabic" w:hint="cs"/>
          <w:noProof/>
          <w:sz w:val="32"/>
          <w:szCs w:val="32"/>
          <w:rtl/>
          <w:lang w:bidi="ar-DZ"/>
        </w:rPr>
        <w:t>ى</w:t>
      </w:r>
      <w:r w:rsidRPr="00987250">
        <w:rPr>
          <w:rFonts w:ascii="Simplified Arabic" w:hAnsi="Simplified Arabic" w:cs="Simplified Arabic"/>
          <w:noProof/>
          <w:sz w:val="32"/>
          <w:szCs w:val="32"/>
          <w:lang w:bidi="ar-DZ"/>
        </w:rPr>
        <w:t xml:space="preserve"> يقولوا لي دكتور نحن ليس لدينا حق أوبر الأهل أن نذهب الى مسعيد ونزور أولادنا مثلا. هذه الفكرة انه لو هناك عملية دمج فعليا لأقسام الطب النفسي بالوكرة مثلا بحمد تسهل بصراحة يعني منها تقلل الوصمة في نفس الوقت تسهل.</w:t>
      </w:r>
      <w:r w:rsidR="00F3321F">
        <w:rPr>
          <w:rFonts w:ascii="Simplified Arabic" w:hAnsi="Simplified Arabic" w:cs="Simplified Arabic" w:hint="cs"/>
          <w:noProof/>
          <w:sz w:val="32"/>
          <w:szCs w:val="32"/>
          <w:rtl/>
          <w:lang w:bidi="ar-DZ"/>
        </w:rPr>
        <w:t xml:space="preserve"> </w:t>
      </w:r>
      <w:r w:rsidRPr="00987250">
        <w:rPr>
          <w:rFonts w:ascii="Simplified Arabic" w:hAnsi="Simplified Arabic" w:cs="Simplified Arabic"/>
          <w:noProof/>
          <w:sz w:val="32"/>
          <w:szCs w:val="32"/>
          <w:lang w:bidi="ar-DZ"/>
        </w:rPr>
        <w:t>تردد الناس مثلا للعيادات، لكن هذه اقتراحات يعني.</w:t>
      </w:r>
    </w:p>
    <w:p w14:paraId="3364B1AF" w14:textId="43CD758A"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أنا عندي اقتراحات، أول شيء من الاقتراحات أن يكون للمريض أو أن يكون اتصال هاتفي أو حضوري، يعني نحن لاحظنا في الطب النفسي أن</w:t>
      </w:r>
      <w:r w:rsidR="00394231">
        <w:rPr>
          <w:rFonts w:ascii="Simplified Arabic" w:hAnsi="Simplified Arabic" w:cs="Simplified Arabic" w:hint="cs"/>
          <w:noProof/>
          <w:sz w:val="32"/>
          <w:szCs w:val="32"/>
          <w:rtl/>
          <w:lang w:bidi="ar-DZ"/>
        </w:rPr>
        <w:t xml:space="preserve"> التأخر</w:t>
      </w:r>
      <w:r w:rsidRPr="00987250">
        <w:rPr>
          <w:rFonts w:ascii="Simplified Arabic" w:hAnsi="Simplified Arabic" w:cs="Simplified Arabic"/>
          <w:noProof/>
          <w:sz w:val="32"/>
          <w:szCs w:val="32"/>
          <w:lang w:bidi="ar-DZ"/>
        </w:rPr>
        <w:t xml:space="preserve"> قل </w:t>
      </w:r>
      <w:r w:rsidR="00394231">
        <w:rPr>
          <w:rFonts w:ascii="Simplified Arabic" w:hAnsi="Simplified Arabic" w:cs="Simplified Arabic" w:hint="cs"/>
          <w:noProof/>
          <w:sz w:val="32"/>
          <w:szCs w:val="32"/>
          <w:rtl/>
          <w:lang w:bidi="ar-DZ"/>
        </w:rPr>
        <w:t>في</w:t>
      </w:r>
      <w:r w:rsidRPr="00987250">
        <w:rPr>
          <w:rFonts w:ascii="Simplified Arabic" w:hAnsi="Simplified Arabic" w:cs="Simplified Arabic"/>
          <w:noProof/>
          <w:sz w:val="32"/>
          <w:szCs w:val="32"/>
          <w:lang w:bidi="ar-DZ"/>
        </w:rPr>
        <w:t xml:space="preserve"> فترة كورونا، كانوا كل المرضى يلتزمون في مواعيدهم لأنه عن طريق التلفون، يمكن أن يكون فعالية الموضوع أقل من حضوري، لكن على الأقل يخدم ويقلل المرضى مثلا، أو عدد المرضى الذين ينتظرون.</w:t>
      </w:r>
    </w:p>
    <w:p w14:paraId="39014D02" w14:textId="2BC4A89D"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اقتراح ثاني أن يكون هناك دمج بين الوزارات، يعني المريض ليس</w:t>
      </w:r>
      <w:r w:rsidR="00394231">
        <w:rPr>
          <w:rFonts w:ascii="Simplified Arabic" w:hAnsi="Simplified Arabic" w:cs="Simplified Arabic" w:hint="cs"/>
          <w:noProof/>
          <w:sz w:val="32"/>
          <w:szCs w:val="32"/>
          <w:rtl/>
          <w:lang w:bidi="ar-DZ"/>
        </w:rPr>
        <w:t xml:space="preserve"> في الواقع</w:t>
      </w:r>
      <w:r w:rsidRPr="00987250">
        <w:rPr>
          <w:rFonts w:ascii="Simplified Arabic" w:hAnsi="Simplified Arabic" w:cs="Simplified Arabic"/>
          <w:noProof/>
          <w:sz w:val="32"/>
          <w:szCs w:val="32"/>
          <w:lang w:bidi="ar-DZ"/>
        </w:rPr>
        <w:t xml:space="preserve"> بمريض، يعني لست أنا الذي يجب أن أخدمه، يكون ليس مريضي، لكن </w:t>
      </w:r>
      <w:r w:rsidR="00394231">
        <w:rPr>
          <w:rFonts w:ascii="Simplified Arabic" w:hAnsi="Simplified Arabic" w:cs="Simplified Arabic" w:hint="cs"/>
          <w:noProof/>
          <w:sz w:val="32"/>
          <w:szCs w:val="32"/>
          <w:rtl/>
          <w:lang w:bidi="ar-DZ"/>
        </w:rPr>
        <w:t xml:space="preserve"> يأتي</w:t>
      </w:r>
      <w:r w:rsidRPr="00987250">
        <w:rPr>
          <w:rFonts w:ascii="Simplified Arabic" w:hAnsi="Simplified Arabic" w:cs="Simplified Arabic"/>
          <w:noProof/>
          <w:sz w:val="32"/>
          <w:szCs w:val="32"/>
          <w:lang w:bidi="ar-DZ"/>
        </w:rPr>
        <w:t xml:space="preserve"> لأنه أول من دكتور ثاني برأيه أنه هو صحي</w:t>
      </w:r>
      <w:r w:rsidR="00394231">
        <w:rPr>
          <w:rFonts w:ascii="Simplified Arabic" w:hAnsi="Simplified Arabic" w:cs="Simplified Arabic" w:hint="cs"/>
          <w:noProof/>
          <w:sz w:val="32"/>
          <w:szCs w:val="32"/>
          <w:rtl/>
          <w:lang w:bidi="ar-DZ"/>
        </w:rPr>
        <w:t>ح</w:t>
      </w:r>
      <w:r w:rsidRPr="00987250">
        <w:rPr>
          <w:rFonts w:ascii="Simplified Arabic" w:hAnsi="Simplified Arabic" w:cs="Simplified Arabic"/>
          <w:noProof/>
          <w:sz w:val="32"/>
          <w:szCs w:val="32"/>
          <w:lang w:bidi="ar-DZ"/>
        </w:rPr>
        <w:t xml:space="preserve"> المفروض أن يكون عندي. أو يكون يعني عنده جهل في التحويلة، يقول لي لا أدري</w:t>
      </w:r>
      <w:r w:rsidR="00394231">
        <w:rPr>
          <w:rFonts w:ascii="Simplified Arabic" w:hAnsi="Simplified Arabic" w:cs="Simplified Arabic" w:hint="cs"/>
          <w:noProof/>
          <w:sz w:val="32"/>
          <w:szCs w:val="32"/>
          <w:rtl/>
          <w:lang w:bidi="ar-DZ"/>
        </w:rPr>
        <w:t xml:space="preserve"> </w:t>
      </w:r>
      <w:r w:rsidRPr="00987250">
        <w:rPr>
          <w:rFonts w:ascii="Simplified Arabic" w:hAnsi="Simplified Arabic" w:cs="Simplified Arabic"/>
          <w:noProof/>
          <w:sz w:val="32"/>
          <w:szCs w:val="32"/>
          <w:lang w:bidi="ar-DZ"/>
        </w:rPr>
        <w:t xml:space="preserve"> </w:t>
      </w:r>
      <w:r w:rsidR="00394231">
        <w:rPr>
          <w:rFonts w:ascii="Simplified Arabic" w:hAnsi="Simplified Arabic" w:cs="Simplified Arabic" w:hint="cs"/>
          <w:noProof/>
          <w:sz w:val="32"/>
          <w:szCs w:val="32"/>
          <w:rtl/>
          <w:lang w:bidi="ar-DZ"/>
        </w:rPr>
        <w:t>أني</w:t>
      </w:r>
      <w:r w:rsidRPr="00987250">
        <w:rPr>
          <w:rFonts w:ascii="Simplified Arabic" w:hAnsi="Simplified Arabic" w:cs="Simplified Arabic"/>
          <w:noProof/>
          <w:sz w:val="32"/>
          <w:szCs w:val="32"/>
          <w:lang w:bidi="ar-DZ"/>
        </w:rPr>
        <w:t xml:space="preserve"> تحولت عندكم، أنتم من يعني</w:t>
      </w:r>
      <w:r w:rsidR="00394231">
        <w:rPr>
          <w:rFonts w:ascii="Simplified Arabic" w:hAnsi="Simplified Arabic" w:cs="Simplified Arabic" w:hint="cs"/>
          <w:noProof/>
          <w:sz w:val="32"/>
          <w:szCs w:val="32"/>
          <w:rtl/>
          <w:lang w:bidi="ar-DZ"/>
        </w:rPr>
        <w:t xml:space="preserve"> يعرف</w:t>
      </w:r>
      <w:r w:rsidRPr="00987250">
        <w:rPr>
          <w:rFonts w:ascii="Simplified Arabic" w:hAnsi="Simplified Arabic" w:cs="Simplified Arabic"/>
          <w:noProof/>
          <w:sz w:val="32"/>
          <w:szCs w:val="32"/>
          <w:lang w:bidi="ar-DZ"/>
        </w:rPr>
        <w:t xml:space="preserve"> ليس لديه خبر في</w:t>
      </w:r>
      <w:r w:rsidR="00394231">
        <w:rPr>
          <w:rFonts w:ascii="Simplified Arabic" w:hAnsi="Simplified Arabic" w:cs="Simplified Arabic" w:hint="cs"/>
          <w:noProof/>
          <w:sz w:val="32"/>
          <w:szCs w:val="32"/>
          <w:rtl/>
          <w:lang w:bidi="ar-DZ"/>
        </w:rPr>
        <w:t>ه طابور</w:t>
      </w:r>
      <w:r w:rsidRPr="00987250">
        <w:rPr>
          <w:rFonts w:ascii="Simplified Arabic" w:hAnsi="Simplified Arabic" w:cs="Simplified Arabic"/>
          <w:noProof/>
          <w:sz w:val="32"/>
          <w:szCs w:val="32"/>
          <w:lang w:bidi="ar-DZ"/>
        </w:rPr>
        <w:t xml:space="preserve"> التحويلة، فهذا يزيد يعني يصير list طويل، ومرضى لا يحتاجون هذه الخدمة، فإذا مثلا في المدارس صار هناك توعية أو دور الاخصائي النفسي كان فعال، لا أتوقع أن هناك مرضى يأتون لنا بهذه الكمية.</w:t>
      </w:r>
    </w:p>
    <w:p w14:paraId="01F415AE"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بعد حتى الجهات الثانية مثلا عندما أتينا مريض فقط لأن عنده تشخيص من هو صغير، ولا يستطيع أن يتوظف، هذا يزيد من وصمة العار، ويشيل منه يعني الصلاحية أن يكون له مستقبل فعال يعني في الدولة. فإذا كان هناك توعية أكثر في المدارس مثلا مع وزارة </w:t>
      </w:r>
      <w:r w:rsidRPr="00987250">
        <w:rPr>
          <w:rFonts w:ascii="Simplified Arabic" w:hAnsi="Simplified Arabic" w:cs="Simplified Arabic"/>
          <w:noProof/>
          <w:sz w:val="32"/>
          <w:szCs w:val="32"/>
          <w:lang w:bidi="ar-DZ"/>
        </w:rPr>
        <w:lastRenderedPageBreak/>
        <w:t>التعليم، ممكن أن يساعد هذا المريض الذي يخص فرض حركة، ويساعده أن لا يأخذ تشخيص في ملفه الصحي يعني.</w:t>
      </w:r>
    </w:p>
    <w:p w14:paraId="0BF0606C" w14:textId="6CC80115"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ذكرت نقطة مهمة موضوع الوطن وهذا الشيء، خاصة الأشغال </w:t>
      </w:r>
      <w:r w:rsidR="00394231">
        <w:rPr>
          <w:rFonts w:ascii="Simplified Arabic" w:hAnsi="Simplified Arabic" w:cs="Simplified Arabic" w:hint="cs"/>
          <w:noProof/>
          <w:sz w:val="32"/>
          <w:szCs w:val="32"/>
          <w:rtl/>
          <w:lang w:bidi="ar-DZ"/>
        </w:rPr>
        <w:t>مرضى</w:t>
      </w:r>
      <w:r w:rsidRPr="00987250">
        <w:rPr>
          <w:rFonts w:ascii="Simplified Arabic" w:hAnsi="Simplified Arabic" w:cs="Simplified Arabic"/>
          <w:noProof/>
          <w:sz w:val="32"/>
          <w:szCs w:val="32"/>
          <w:lang w:bidi="ar-DZ"/>
        </w:rPr>
        <w:t xml:space="preserve"> كثيرا يعني بأمراض نفسية، فدائما </w:t>
      </w:r>
      <w:r w:rsidR="00394231">
        <w:rPr>
          <w:rFonts w:ascii="Simplified Arabic" w:hAnsi="Simplified Arabic" w:cs="Simplified Arabic" w:hint="cs"/>
          <w:noProof/>
          <w:sz w:val="32"/>
          <w:szCs w:val="32"/>
          <w:rtl/>
          <w:lang w:bidi="ar-DZ"/>
        </w:rPr>
        <w:t>يذكرونا</w:t>
      </w:r>
      <w:r w:rsidRPr="00987250">
        <w:rPr>
          <w:rFonts w:ascii="Simplified Arabic" w:hAnsi="Simplified Arabic" w:cs="Simplified Arabic"/>
          <w:noProof/>
          <w:sz w:val="32"/>
          <w:szCs w:val="32"/>
          <w:lang w:bidi="ar-DZ"/>
        </w:rPr>
        <w:t xml:space="preserve"> بعض المرضى </w:t>
      </w:r>
      <w:r w:rsidR="00394231">
        <w:rPr>
          <w:rFonts w:ascii="Simplified Arabic" w:hAnsi="Simplified Arabic" w:cs="Simplified Arabic" w:hint="cs"/>
          <w:noProof/>
          <w:sz w:val="32"/>
          <w:szCs w:val="32"/>
          <w:rtl/>
          <w:lang w:bidi="ar-DZ"/>
        </w:rPr>
        <w:t>يذكرونا</w:t>
      </w:r>
      <w:r w:rsidRPr="00987250">
        <w:rPr>
          <w:rFonts w:ascii="Simplified Arabic" w:hAnsi="Simplified Arabic" w:cs="Simplified Arabic"/>
          <w:noProof/>
          <w:sz w:val="32"/>
          <w:szCs w:val="32"/>
          <w:lang w:bidi="ar-DZ"/>
        </w:rPr>
        <w:t>حتى لا نسجل أي شيء في السيستم، أي شيء له علاقة بما ذكروه يعني خوفا على تأثيره على اشغالهم في المستقبل، سواء أي عمل يعني. في غالب الأحوال لا يتأثر، لكن هناك وظائف معينة ممكن أن تتأثر بسبب المرض النفسي، فهذه الوصمة عادة يعني قليل من ضغط أو وصمة اجتماعية موجودة في كل البلدان العربية هذه المشكلة.</w:t>
      </w:r>
    </w:p>
    <w:p w14:paraId="1FAFC929" w14:textId="48C4415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أتوقع لا يوجد حل للتوعية للمجتمع أن هذا الشيء ليس هو وصمة وصمة للمريض، وفي الغالب معظم الأمراض لا </w:t>
      </w:r>
      <w:r w:rsidR="00394231">
        <w:rPr>
          <w:rFonts w:ascii="Simplified Arabic" w:hAnsi="Simplified Arabic" w:cs="Simplified Arabic" w:hint="cs"/>
          <w:noProof/>
          <w:sz w:val="32"/>
          <w:szCs w:val="32"/>
          <w:rtl/>
          <w:lang w:bidi="ar-DZ"/>
        </w:rPr>
        <w:t>تؤثر</w:t>
      </w:r>
      <w:r w:rsidRPr="00987250">
        <w:rPr>
          <w:rFonts w:ascii="Simplified Arabic" w:hAnsi="Simplified Arabic" w:cs="Simplified Arabic"/>
          <w:noProof/>
          <w:sz w:val="32"/>
          <w:szCs w:val="32"/>
          <w:lang w:bidi="ar-DZ"/>
        </w:rPr>
        <w:t xml:space="preserve"> على الأشغال و </w:t>
      </w:r>
      <w:r w:rsidR="00394231">
        <w:rPr>
          <w:rFonts w:ascii="Simplified Arabic" w:hAnsi="Simplified Arabic" w:cs="Simplified Arabic" w:hint="cs"/>
          <w:noProof/>
          <w:sz w:val="32"/>
          <w:szCs w:val="32"/>
          <w:rtl/>
          <w:lang w:bidi="ar-DZ"/>
        </w:rPr>
        <w:t>تؤثر</w:t>
      </w:r>
      <w:r w:rsidRPr="00987250">
        <w:rPr>
          <w:rFonts w:ascii="Simplified Arabic" w:hAnsi="Simplified Arabic" w:cs="Simplified Arabic"/>
          <w:noProof/>
          <w:sz w:val="32"/>
          <w:szCs w:val="32"/>
          <w:lang w:bidi="ar-DZ"/>
        </w:rPr>
        <w:t xml:space="preserve"> في طريقة التوظيف، لا يوجد هذا.</w:t>
      </w:r>
    </w:p>
    <w:p w14:paraId="35C4DDA9" w14:textId="51091E8D"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أتوقع التعاون المجتمعي يعني بمختلف التخصصات، هذ</w:t>
      </w:r>
      <w:r w:rsidR="00394231">
        <w:rPr>
          <w:rFonts w:ascii="Simplified Arabic" w:hAnsi="Simplified Arabic" w:cs="Simplified Arabic" w:hint="cs"/>
          <w:noProof/>
          <w:sz w:val="32"/>
          <w:szCs w:val="32"/>
          <w:rtl/>
          <w:lang w:bidi="ar-DZ"/>
        </w:rPr>
        <w:t>ا</w:t>
      </w:r>
      <w:r w:rsidRPr="00987250">
        <w:rPr>
          <w:rFonts w:ascii="Simplified Arabic" w:hAnsi="Simplified Arabic" w:cs="Simplified Arabic"/>
          <w:noProof/>
          <w:sz w:val="32"/>
          <w:szCs w:val="32"/>
          <w:lang w:bidi="ar-DZ"/>
        </w:rPr>
        <w:t xml:space="preserve"> من ناحية اجتماعية،</w:t>
      </w:r>
    </w:p>
    <w:p w14:paraId="5C787AB1"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لا أعرف صراحة العقلية. التفكير، تغيير التفكير يعني تغيير التفكير.</w:t>
      </w:r>
    </w:p>
    <w:p w14:paraId="1507B5D0"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طبعا المرض ليس عيب المرض أكيد، ربما يعني نحاول أن نخفف من وضع أكيد دكتورة.</w:t>
      </w:r>
    </w:p>
    <w:p w14:paraId="63D6BA69" w14:textId="65E5DD2A"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الآن جاءتني هذه الفكرة، والدكتور يتحدث، دعنا نتحدث بأساليب لغة العصر حاليا، كيف أن المشاهير يخرجون ويسون اعلان عن مطعم معين أو محل معين أو براند معين، لماذا لا نستطيع أن نستغلهم أن يخرجوا ويتحدثون عن الصحة النفسية، ومراكز الصحة النفسية، والخدمات التي تقدم لها، و يقولون أنا كانت عندي مشكلة نفسية وذهبت على هذا المركز وذهبت على هذا الدكتور وساعدوني يعني أنا أفكر بطريقة أن أشيل الوصمة عن البشر، عن المجتمع، عندما يرون هذا صار طبيعي، هناك أناس مشهورين، هناك أناس معروفين ويخرجون بالمجتمع، ويتحدثون عن لن أقول مرض، وإنما أقول عن تحدي هو تحدي، لا أعرف، أنا أشعر أن المرض النفسي هو تحدي نفسي أكثر مما هو مرض عضوي، و تغلبوا عليه، والمراكز والخدمات الموجودة التي تقدمها البلد يتقدمون عليها.</w:t>
      </w:r>
    </w:p>
    <w:p w14:paraId="3FBA43C8"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lastRenderedPageBreak/>
        <w:t>هذه طريقة أتوقعها أو أسلوب حل للإعلان عنه، وبطريقة لغة العصر، لكن الناس تمشي وراء بهذه الطريقة؟ خون بهذا الاتجاه، نحن نمشي وراءه.</w:t>
      </w:r>
    </w:p>
    <w:p w14:paraId="67C7303D"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أنا عندي اضافة وقد أخالفكم الرأي قليلا. أنا أرى الجيل الصاعد الآن حاليا في مدارس الإعدادي تقريبا، عندهم وعي كافي بالصحة النفسية، وليس لديه مشكلة يقول أنا أحتاج إلى علاج نفسي. </w:t>
      </w:r>
      <w:r w:rsidRPr="00394231">
        <w:rPr>
          <w:rFonts w:ascii="Simplified Arabic" w:hAnsi="Simplified Arabic" w:cs="Simplified Arabic"/>
          <w:b/>
          <w:bCs/>
          <w:noProof/>
          <w:sz w:val="32"/>
          <w:szCs w:val="32"/>
          <w:lang w:bidi="ar-DZ"/>
        </w:rPr>
        <w:t>أشعر أننا نحتاج أن نعزز الركيزة الاجتماعية في تحمل المسؤولية</w:t>
      </w:r>
      <w:r w:rsidRPr="00987250">
        <w:rPr>
          <w:rFonts w:ascii="Simplified Arabic" w:hAnsi="Simplified Arabic" w:cs="Simplified Arabic"/>
          <w:noProof/>
          <w:sz w:val="32"/>
          <w:szCs w:val="32"/>
          <w:lang w:bidi="ar-DZ"/>
        </w:rPr>
        <w:t>. أنت مسؤول عن نفسك، ترى أنت محاسب على جسدك، أنت محاسب على روحك، عندك مسؤولية أنك مثلما تأكل وتشرب، أن تغذي نفسك وتصلح من حالك وتهتم من نفسك.</w:t>
      </w:r>
    </w:p>
    <w:p w14:paraId="5F92732B"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ليس لدينا الوصمة في الجيل الجديد الذي ينشأ لو عملنا عليهم من الآن يعني، لا نركز كثيرا، يعني الوصمة ستكون موجودة عند الكبار، الكبار كلهم سيكون لهم هذه الوصمة، ويعتبر بسبب جهل التعليم معهم، أو أنهم لم يكنوا واعين كفاية بفكرة الصحة النفسية. فالجيل الجديد ليس لديه هذه الوصمة نوعا ما، بالعكس أنا رأيت مشاهير خرجوا وتكلموا، وأن تعالجنا عند اخصائيين نفسيين، ولا يوجد إشكالية، وكثير اخصائيين نفسيين يخرون ويتكلمون.</w:t>
      </w:r>
    </w:p>
    <w:p w14:paraId="10591EC0" w14:textId="254557B4"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الإشكالية تكمن في أن ليست وصمة الشخص نفسه، الشخص ليس عنده إشكالية أن يذهب ويعالج ويقول أنا تعالجت، نظرة الآخر هي نظرة الآخر خالعة من البيئة. </w:t>
      </w:r>
      <w:r w:rsidR="00394231">
        <w:rPr>
          <w:rFonts w:ascii="Simplified Arabic" w:hAnsi="Simplified Arabic" w:cs="Simplified Arabic" w:hint="cs"/>
          <w:noProof/>
          <w:sz w:val="32"/>
          <w:szCs w:val="32"/>
          <w:rtl/>
          <w:lang w:bidi="ar-DZ"/>
        </w:rPr>
        <w:t xml:space="preserve"> فبيئتنا</w:t>
      </w:r>
      <w:r w:rsidRPr="00987250">
        <w:rPr>
          <w:rFonts w:ascii="Simplified Arabic" w:hAnsi="Simplified Arabic" w:cs="Simplified Arabic"/>
          <w:noProof/>
          <w:sz w:val="32"/>
          <w:szCs w:val="32"/>
          <w:lang w:bidi="ar-DZ"/>
        </w:rPr>
        <w:t xml:space="preserve"> هي التي يجب أن تتعدل. نحن نعمل على الجيل الصاعد، لأن الجيل الكبير صعب أن نعدله، فنحن نعمل على الجيل الجديد، الذي لا تعالوا هناك صحة نفسية، كلكم عندكم اخصائيين نفسيين في المدارس، كلكم تعدون مع هذا الأخصائي وتتكلمون معه، وإن كان ليس لديكم.</w:t>
      </w:r>
    </w:p>
    <w:p w14:paraId="45FD7554"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فكرة أن كل شخص سيجلس مع الأخصائي يعني تخفف من حدة أن أتعالج عند أخصائي نفسي، فتخفف من هذه الوطأة. لو كان هناك جلسة إجبارية مثلما هناك مواد إجبارية تأخذ، هناك جلسات إجبارية ستخفف منها مستقبله عندما يكبر ويحتاج لن يخاف، فأشعر أن هذا الشيء يجب أن يعملل عليه. كان عندي نقطة لكن نسيتها. على موضوع السوشيال ميديا، أتوقع السوشيال ميديا والمشاهير في السوشيال ميديا هناك جانب سيء ايضا في هذا </w:t>
      </w:r>
      <w:r w:rsidRPr="00987250">
        <w:rPr>
          <w:rFonts w:ascii="Simplified Arabic" w:hAnsi="Simplified Arabic" w:cs="Simplified Arabic"/>
          <w:noProof/>
          <w:sz w:val="32"/>
          <w:szCs w:val="32"/>
          <w:lang w:bidi="ar-DZ"/>
        </w:rPr>
        <w:lastRenderedPageBreak/>
        <w:t>الموضوع من الناحية الطبية يعني هناك اختلاف كبير في الآراء الطبية يعني تسمع من الدكتور خاصة المرضى يأنا نسمع من الدكتور يقول هذا الكلام دكتور ثاني يقول هذا الكلام.</w:t>
      </w:r>
    </w:p>
    <w:p w14:paraId="278AFF98" w14:textId="70424863"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هذه الفكرة يعني هناك اختلاف كبير في المفروض يكون الشيء مراقب من وزارات الصحة، يعني الكلام الطبي لا يخرج من شخص مشهور في السوشيال ميديا إلا بموافقة من يعني وزارة الصحة ومراقبة من وزارة الصحة، لأن اختلاف الكلام بسبب مشاكل وأزمات نفسية، أزمات صحية اكثر من اللازم وأكثر من الطبيعي.</w:t>
      </w:r>
    </w:p>
    <w:p w14:paraId="1A7C2929"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أتذكر هؤلاء دكتور، لأنني أتذكر النقطة. أشعر من الحلول الجيدة التي نحاول أن نقترحها أو نطبقها حلول مبتكرة، مبتكرة رائعة. لكن فكرة أن نحن نجلس مع بعض، يتم تثقيفنا نحن بعد. أر لو جلسنا لو صار هناك جلسة شهرية للطاقم نفسه، وجلسنا مع بعض مثلا نحن عندنا مشايخ في المكان. المشايخ يطرحون لنا دورة، نحن نجلس فيها، طبيب الأسرة يطرح أين مشاكله؟ كيف يمكن أن نحلها؟ ماذا كان يحتاج؟ أشع عندما نتناقش في هذه، ستثقفنا نحن كأشخاص سوف نستطيع أن نرى الطرف الآخر، آخر شيء مجتمع متكامل.</w:t>
      </w:r>
    </w:p>
    <w:p w14:paraId="2843D38D"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الشخص الذي يأتي ويحتاج أنا كشخص متلقي، أنا أحتاج طبيب الأسرة، أحتاج طبيب الأسنان، أحتاج أخصائي نفسي، أحتاج دكتور نفسي، أحتاج الممرضين، نحن نحتاج بعض، فنحن عندما نناقش بعض أين رأينا الإشكاليات التي وقعت علينا كمقدم الرعاية نحن بعد نوعه، فنستطيع أن نرى الطرف الآخر، هنا صارت إشكالية مع هذا القسم، فلو كان كذا يحدث هذا الشيء، تبادل الخبراتسميها، يعني نحن نتبادل خبراتنا ليس كل قسم بروحه، كل الأقسام والركائز هذه كاملة نحن نحتاجها.</w:t>
      </w:r>
    </w:p>
    <w:p w14:paraId="4D1790E7"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يعني نحن نحتاج حتى المدربين الذين في الجيم، هم يأتون ويتكلمون أين يرون إلا أن يكون هناك إشكاليات و معهم. الركيزة الفكرية نحن نحتاج معهم في كل مكان سوف نلقى أن نحن نحتاج أن نثقف فيه، فنحن نقف أنفسنا لكي نستطيع أن نخرج المجتمع ونواجه. </w:t>
      </w:r>
      <w:r w:rsidRPr="00987250">
        <w:rPr>
          <w:rFonts w:ascii="Simplified Arabic" w:hAnsi="Simplified Arabic" w:cs="Simplified Arabic"/>
          <w:noProof/>
          <w:sz w:val="32"/>
          <w:szCs w:val="32"/>
          <w:lang w:bidi="ar-DZ"/>
        </w:rPr>
        <w:lastRenderedPageBreak/>
        <w:t>طبيب الأسرة ينقصها شيء، أنا ليس لدي معلومات كافية، طبيب الأسنان كلنا بنفس الشيء فع نحتاج جلسات، وإن كانت شهرية وإجبارية، لو يريدون تأهيل، فهيئوننا نحن.</w:t>
      </w:r>
    </w:p>
    <w:p w14:paraId="1C1ECF1A"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زائد سوف نعود ونقول عن الوزارات، لأنه لو ثقفنا بعد الذين خارج نطاقنا يعني نحن ليس فقط موجودين في الصحة، نحن موجودين في المدارس، نحن موجودين في خدمات أخرى، فلو تثقفوها ليلا معنا سيكون أسهل لنا بعد، لأن نوصل كل الأفكار مع بعض ونجتمع مع بعض ونناقش بعض. آخر نقطة أعتذر تكلمنا كثيرا يعني.</w:t>
      </w:r>
    </w:p>
    <w:p w14:paraId="1A3355E0" w14:textId="77777777" w:rsidR="00394231" w:rsidRDefault="00212D80" w:rsidP="00BE75AC">
      <w:pPr>
        <w:pStyle w:val="Script"/>
        <w:bidi/>
        <w:rPr>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t>الركائز</w:t>
      </w:r>
      <w:r w:rsidR="00394231">
        <w:rPr>
          <w:rFonts w:ascii="Simplified Arabic" w:hAnsi="Simplified Arabic" w:cs="Simplified Arabic" w:hint="cs"/>
          <w:noProof/>
          <w:sz w:val="32"/>
          <w:szCs w:val="32"/>
          <w:rtl/>
          <w:lang w:bidi="ar-DZ"/>
        </w:rPr>
        <w:t xml:space="preserve"> في</w:t>
      </w:r>
      <w:r w:rsidRPr="00987250">
        <w:rPr>
          <w:rFonts w:ascii="Simplified Arabic" w:hAnsi="Simplified Arabic" w:cs="Simplified Arabic"/>
          <w:noProof/>
          <w:sz w:val="32"/>
          <w:szCs w:val="32"/>
          <w:lang w:bidi="ar-DZ"/>
        </w:rPr>
        <w:t xml:space="preserve"> الخدمة. الآن نريد أن نحسن الخدمة صح؟ أكيد. </w:t>
      </w:r>
    </w:p>
    <w:p w14:paraId="64FBE279" w14:textId="298A0DE7" w:rsidR="00AD5715" w:rsidRPr="00987250" w:rsidRDefault="00212D80" w:rsidP="00394231">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ما هي الاقتراحات العملية </w:t>
      </w:r>
      <w:r w:rsidR="00394231">
        <w:rPr>
          <w:rFonts w:ascii="Simplified Arabic" w:hAnsi="Simplified Arabic" w:cs="Simplified Arabic" w:hint="cs"/>
          <w:noProof/>
          <w:sz w:val="32"/>
          <w:szCs w:val="32"/>
          <w:rtl/>
          <w:lang w:bidi="ar-DZ"/>
        </w:rPr>
        <w:t xml:space="preserve"> لدمج</w:t>
      </w:r>
      <w:r w:rsidRPr="00987250">
        <w:rPr>
          <w:rFonts w:ascii="Simplified Arabic" w:hAnsi="Simplified Arabic" w:cs="Simplified Arabic"/>
          <w:noProof/>
          <w:sz w:val="32"/>
          <w:szCs w:val="32"/>
          <w:lang w:bidi="ar-DZ"/>
        </w:rPr>
        <w:t xml:space="preserve"> هذا </w:t>
      </w:r>
      <w:r w:rsidR="00394231">
        <w:rPr>
          <w:rFonts w:ascii="Simplified Arabic" w:hAnsi="Simplified Arabic" w:cs="Simplified Arabic" w:hint="cs"/>
          <w:noProof/>
          <w:sz w:val="32"/>
          <w:szCs w:val="32"/>
          <w:rtl/>
          <w:lang w:bidi="ar-DZ"/>
        </w:rPr>
        <w:t>الركائز</w:t>
      </w:r>
      <w:r w:rsidRPr="00987250">
        <w:rPr>
          <w:rFonts w:ascii="Simplified Arabic" w:hAnsi="Simplified Arabic" w:cs="Simplified Arabic"/>
          <w:noProof/>
          <w:sz w:val="32"/>
          <w:szCs w:val="32"/>
          <w:lang w:bidi="ar-DZ"/>
        </w:rPr>
        <w:t xml:space="preserve"> أو بعض من هذا الركائز في الرعاية </w:t>
      </w:r>
      <w:r w:rsidR="00394231">
        <w:rPr>
          <w:rFonts w:ascii="Simplified Arabic" w:hAnsi="Simplified Arabic" w:cs="Simplified Arabic" w:hint="cs"/>
          <w:noProof/>
          <w:sz w:val="32"/>
          <w:szCs w:val="32"/>
          <w:rtl/>
          <w:lang w:bidi="ar-DZ"/>
        </w:rPr>
        <w:t>الصحية</w:t>
      </w:r>
      <w:r w:rsidRPr="00987250">
        <w:rPr>
          <w:rFonts w:ascii="Simplified Arabic" w:hAnsi="Simplified Arabic" w:cs="Simplified Arabic"/>
          <w:noProof/>
          <w:sz w:val="32"/>
          <w:szCs w:val="32"/>
          <w:lang w:bidi="ar-DZ"/>
        </w:rPr>
        <w:t xml:space="preserve"> لكن هناك نقطة أحب أن أذكرها على موضوع نحن دائما ننصح المرضى lifestyle يعني كيف تغير نمط حياتك، لكن هناك رد دائما يذكروه المرضى يعني أنا كيف أغير وكل شيء يدفعني أني لا أغير مثلا يعني أكل المدارس معظمه غير صحي.</w:t>
      </w:r>
    </w:p>
    <w:p w14:paraId="2E2C277B"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إذن في المدارس يعني أول خطوة المفروض كناحية مؤسسية كناحية دولة المفروض أول شيء نغير النمط للشعب كامل، يعني إذا هناك دعم للأكل السريع نمط المعيشة بالضبط يعني إذا هناك دعم للأكل السريع، الأكل السريع سعره رخيص الأكل الصحي سعره غالي. إذا أكيد ب- بروح للسعر رخيص وطعمه أفضل بالنسبة لي يعني مثلا تمام ليش بتوجه للأكل الصحي تمام الأكل الصحي تقريبا ضعف سعر الأكل الغير صحي تمام.</w:t>
      </w:r>
    </w:p>
    <w:p w14:paraId="6EF36642"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الدعم الحكومي للمؤسسات بأنها مثلا في المؤسسات في المدارس مثلا يكون أكل صحي في المؤسسات الخدمية أيضا المطاعم التي تكون فيها تكون أكلها صحي. هذه من ناحية الطعام يعني. الناحية الثانية موضوع الرياضة يعني الحين لكن حاليا أنا أرى هناك توجه أن يكون في معظم المؤسسات الحكومية يكون فيها الجم لكن مثل ما ذكرت أختي يعني أنه لا يوجد وقت يعني أوقات العمل الجمات عادة في الأشغال مع وقت العمل يعني.</w:t>
      </w:r>
    </w:p>
    <w:p w14:paraId="0AA6E43F"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lastRenderedPageBreak/>
        <w:t>فشيء ليس منطقي يعني، ياما يكون مثلا مفتوح مثلا 11:00 في الليل مثلا يجعلوا الأوقات بشكل تناسب يعني أوقات العمل، فدمج نمط الحياة الصحي مع المؤسسات بشكل أفضل يعني إن شاء الله نراك قريبة شباب بنات الحين كل اللي المفروض يتعبون فيها لأن بعد يسكر الليل.</w:t>
      </w:r>
    </w:p>
    <w:p w14:paraId="3F8EF883" w14:textId="77777777" w:rsidR="00AD5715" w:rsidRPr="00553B85" w:rsidRDefault="00212D80" w:rsidP="00BE75AC">
      <w:pPr>
        <w:pStyle w:val="Script"/>
        <w:bidi/>
        <w:rPr>
          <w:rFonts w:ascii="Simplified Arabic" w:hAnsi="Simplified Arabic" w:cs="Simplified Arabic"/>
          <w:b/>
          <w:bCs/>
          <w:noProof/>
          <w:sz w:val="32"/>
          <w:szCs w:val="32"/>
          <w:lang w:bidi="ar-DZ"/>
        </w:rPr>
      </w:pPr>
      <w:r w:rsidRPr="00553B85">
        <w:rPr>
          <w:rFonts w:ascii="Simplified Arabic" w:hAnsi="Simplified Arabic" w:cs="Simplified Arabic"/>
          <w:b/>
          <w:bCs/>
          <w:noProof/>
          <w:sz w:val="32"/>
          <w:szCs w:val="32"/>
          <w:lang w:bidi="ar-DZ"/>
        </w:rPr>
        <w:t>عند الباركود الله يخليكم.</w:t>
      </w:r>
    </w:p>
    <w:p w14:paraId="6AE09932" w14:textId="0087498F"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يعني حاولوا أن  </w:t>
      </w:r>
      <w:r w:rsidR="00553B85">
        <w:rPr>
          <w:rFonts w:ascii="Simplified Arabic" w:hAnsi="Simplified Arabic" w:cs="Simplified Arabic" w:hint="cs"/>
          <w:noProof/>
          <w:sz w:val="32"/>
          <w:szCs w:val="32"/>
          <w:rtl/>
          <w:lang w:bidi="ar-DZ"/>
        </w:rPr>
        <w:t xml:space="preserve">تدخلوا وتقترحوا </w:t>
      </w:r>
      <w:r w:rsidRPr="00987250">
        <w:rPr>
          <w:rFonts w:ascii="Simplified Arabic" w:hAnsi="Simplified Arabic" w:cs="Simplified Arabic"/>
          <w:noProof/>
          <w:sz w:val="32"/>
          <w:szCs w:val="32"/>
          <w:lang w:bidi="ar-DZ"/>
        </w:rPr>
        <w:t>من خلال اللينك.</w:t>
      </w:r>
    </w:p>
    <w:p w14:paraId="45620AAD"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خذوا راحتكم، يعني عبروهم مثلما تريدون. فالشيخة تريد أفكار جديدة، حلول جديدة، اقتراحات جديدة ضد الإمكان.</w:t>
      </w:r>
    </w:p>
    <w:p w14:paraId="5D405DE5" w14:textId="46CA3159"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عندي فكرة </w:t>
      </w:r>
      <w:r w:rsidR="00553B85">
        <w:rPr>
          <w:rFonts w:ascii="Simplified Arabic" w:hAnsi="Simplified Arabic" w:cs="Simplified Arabic" w:hint="cs"/>
          <w:noProof/>
          <w:sz w:val="32"/>
          <w:szCs w:val="32"/>
          <w:rtl/>
          <w:lang w:bidi="ar-DZ"/>
        </w:rPr>
        <w:t>:</w:t>
      </w:r>
    </w:p>
    <w:p w14:paraId="095F0C3C" w14:textId="069F6831"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من أجل مجتمع أحسن، أو حتى ممارس أحسن. ممكن أن تكون واحدة من التقييم السنوي للموظفين مثلا كنقاط سيجمعها، كم ساعة قضاها</w:t>
      </w:r>
      <w:r w:rsidR="00553B85">
        <w:rPr>
          <w:rFonts w:ascii="Simplified Arabic" w:hAnsi="Simplified Arabic" w:cs="Simplified Arabic" w:hint="cs"/>
          <w:noProof/>
          <w:sz w:val="32"/>
          <w:szCs w:val="32"/>
          <w:rtl/>
          <w:lang w:bidi="ar-DZ"/>
        </w:rPr>
        <w:t xml:space="preserve"> </w:t>
      </w:r>
      <w:r w:rsidRPr="00987250">
        <w:rPr>
          <w:rFonts w:ascii="Simplified Arabic" w:hAnsi="Simplified Arabic" w:cs="Simplified Arabic"/>
          <w:noProof/>
          <w:sz w:val="32"/>
          <w:szCs w:val="32"/>
          <w:lang w:bidi="ar-DZ"/>
        </w:rPr>
        <w:t xml:space="preserve"> </w:t>
      </w:r>
      <w:r w:rsidR="00553B85">
        <w:rPr>
          <w:rFonts w:ascii="Simplified Arabic" w:hAnsi="Simplified Arabic" w:cs="Simplified Arabic" w:hint="cs"/>
          <w:noProof/>
          <w:sz w:val="32"/>
          <w:szCs w:val="32"/>
          <w:rtl/>
          <w:lang w:bidi="ar-DZ"/>
        </w:rPr>
        <w:t xml:space="preserve">في </w:t>
      </w:r>
      <w:r w:rsidRPr="00987250">
        <w:rPr>
          <w:rFonts w:ascii="Simplified Arabic" w:hAnsi="Simplified Arabic" w:cs="Simplified Arabic"/>
          <w:noProof/>
          <w:sz w:val="32"/>
          <w:szCs w:val="32"/>
          <w:lang w:bidi="ar-DZ"/>
        </w:rPr>
        <w:t>تحسين الركائز البدنية، كم ساعة أو كم نقطة يحصلها ويخرج يمشي بحديث، أو أنه كيف يعملل على نفسه على يعزز هذه الركائز.</w:t>
      </w:r>
    </w:p>
    <w:p w14:paraId="1E651ECF"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أهلت نفسي مساعدة نفسي أن أكون أحسن من المجتمعين</w:t>
      </w:r>
    </w:p>
    <w:p w14:paraId="285BA9D7"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الركائز في التقييم السنوي. بالتقييم السنوي للموظفين؟ ودعنا نقول ليس أي موظف، مثلا الموظف الذي له دور قيادي أو دور إداري بهذه المؤسسة، سواء صحية، سواء تعليمية، هل هو عمل على هذا الموضوع؟ عزز هذه الركائز عنده أم لا؟ ممكن عندما لا أقول أن هي أداة نجبرة يل فتشي، وإنما هي أداة حتى نحفز. أن يدمج هذه الركائز هاي ويلقي الطرق أن يدمجها عنده.</w:t>
      </w:r>
    </w:p>
    <w:p w14:paraId="5F8F7140"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lastRenderedPageBreak/>
        <w:t>بس. على موضوع أتوقع كثير مؤسسات تهتم حاليا بالتقييم والإحصائيات أكثر من الواقع العملي في كثير تصير عندنا هذا الشيء، يعني إحنا كأطباء يهتموا بالرقم. دكتور كم شاف مريض ما يهمه إيش يعني مثلا.</w:t>
      </w:r>
    </w:p>
    <w:p w14:paraId="1CF87D6B" w14:textId="37562F9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الجانب الكمي يهتموا فيه أكثر من يعني إحنا كأطباء عندنا جانب المفروض يكون أهم من الكمي مثلا كم مريض مثلا عالجت من السكر بشكل ممتاز ووصل للتحسن كمريض ربو تحسن بالعلاج الموضوع المفروض يهتموا فيه أكثر </w:t>
      </w:r>
      <w:r w:rsidR="00553B85">
        <w:rPr>
          <w:rFonts w:ascii="Simplified Arabic" w:hAnsi="Simplified Arabic" w:cs="Simplified Arabic" w:hint="cs"/>
          <w:noProof/>
          <w:sz w:val="32"/>
          <w:szCs w:val="32"/>
          <w:rtl/>
          <w:lang w:bidi="ar-DZ"/>
        </w:rPr>
        <w:t>بالموضوع</w:t>
      </w:r>
      <w:r w:rsidRPr="00987250">
        <w:rPr>
          <w:rFonts w:ascii="Simplified Arabic" w:hAnsi="Simplified Arabic" w:cs="Simplified Arabic"/>
          <w:noProof/>
          <w:sz w:val="32"/>
          <w:szCs w:val="32"/>
          <w:lang w:bidi="ar-DZ"/>
        </w:rPr>
        <w:t>.</w:t>
      </w:r>
    </w:p>
    <w:p w14:paraId="2FB5CEEB" w14:textId="25B91B0E" w:rsidR="00AD5715" w:rsidRPr="00987250" w:rsidRDefault="00212D80" w:rsidP="00553B85">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ممكن تعالج هذه الأمور، فإذا عندكم ا</w:t>
      </w:r>
      <w:r w:rsidR="00553B85">
        <w:rPr>
          <w:rFonts w:ascii="Simplified Arabic" w:hAnsi="Simplified Arabic" w:cs="Simplified Arabic" w:hint="cs"/>
          <w:noProof/>
          <w:sz w:val="32"/>
          <w:szCs w:val="32"/>
          <w:rtl/>
          <w:lang w:bidi="ar-DZ"/>
        </w:rPr>
        <w:t>ق</w:t>
      </w:r>
      <w:r w:rsidRPr="00987250">
        <w:rPr>
          <w:rFonts w:ascii="Simplified Arabic" w:hAnsi="Simplified Arabic" w:cs="Simplified Arabic"/>
          <w:noProof/>
          <w:sz w:val="32"/>
          <w:szCs w:val="32"/>
          <w:lang w:bidi="ar-DZ"/>
        </w:rPr>
        <w:t>تراحات.</w:t>
      </w:r>
    </w:p>
    <w:p w14:paraId="6CCFD839" w14:textId="494FBE2E"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أشياء معينة. أنا ضدها بصراحة. لماذا؟ لأن نقلل من استخدام الهاتف. ليس فقط نقلل من استخدام الهواتف، لكن لا أشعر أن المتلقي سيأخذها مثل عندما يكون حاضر جسديا، فكرة موجودة، يعني أفضل نفسي أنا عندما أتكلم عن لب وأفتح الكاميرا عادي أنا أحضر الجلسة، وأنا فاتحة و على الجوال من تحت، أو فاتحة application ثاني، فاتحة صفحة الجلسة و شيء ثاني أعمل فيه، ليس عملي.</w:t>
      </w:r>
    </w:p>
    <w:p w14:paraId="7CA6EE27" w14:textId="0B1E69BD"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جانب نفسي بصراحة لو يضيفوا موضوع الخدمات المتوفرة واختيارات المريض مثلا ممكن يضيفوا عندك تقدر تستشير أخصائي نفسي عندك هذه الخدمات المتوفرة عندنا في المراكز الصحية في مؤسسة حمد عندنا </w:t>
      </w:r>
      <w:r w:rsidR="00553B85">
        <w:rPr>
          <w:rFonts w:ascii="Simplified Arabic" w:hAnsi="Simplified Arabic" w:cs="Simplified Arabic" w:hint="cs"/>
          <w:noProof/>
          <w:sz w:val="32"/>
          <w:szCs w:val="32"/>
          <w:rtl/>
          <w:lang w:bidi="ar-DZ"/>
        </w:rPr>
        <w:t xml:space="preserve"> الجيم</w:t>
      </w:r>
      <w:r w:rsidRPr="00987250">
        <w:rPr>
          <w:rFonts w:ascii="Simplified Arabic" w:hAnsi="Simplified Arabic" w:cs="Simplified Arabic"/>
          <w:noProof/>
          <w:sz w:val="32"/>
          <w:szCs w:val="32"/>
          <w:lang w:bidi="ar-DZ"/>
        </w:rPr>
        <w:t xml:space="preserve">في كثير من المرض ما في جمات في المراكز الصحية مثلا. في مسابح في المراكز الصحية، هناك خدمات نفسية في المراكز الصحية، فتوافرها في التطبيق أتوقع يعني خاصة الناس </w:t>
      </w:r>
      <w:r w:rsidR="00553B85">
        <w:rPr>
          <w:rFonts w:ascii="Simplified Arabic" w:hAnsi="Simplified Arabic" w:cs="Simplified Arabic" w:hint="cs"/>
          <w:noProof/>
          <w:sz w:val="32"/>
          <w:szCs w:val="32"/>
          <w:rtl/>
          <w:lang w:bidi="ar-DZ"/>
        </w:rPr>
        <w:t xml:space="preserve"> ي</w:t>
      </w:r>
      <w:r w:rsidRPr="00987250">
        <w:rPr>
          <w:rFonts w:ascii="Simplified Arabic" w:hAnsi="Simplified Arabic" w:cs="Simplified Arabic"/>
          <w:noProof/>
          <w:sz w:val="32"/>
          <w:szCs w:val="32"/>
          <w:lang w:bidi="ar-DZ"/>
        </w:rPr>
        <w:t>تعودون على التطبيقات.</w:t>
      </w:r>
    </w:p>
    <w:p w14:paraId="2B0B3A24"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المفروض يعني على الأقل عندما يدخل التطبيق تكون أول مواجهة هي الأقسام الموجودة يعني والاختيارات التي ممكن المريض يدخلها. يعني مثلا المدينة الطبية العسكرية، نحن عندما نفتح application. ينفتح كل التخصصات. أنا اختار التخصص الذي أبيه، وأذهب وأرى الموعد المتوفر متى وأختار على الموعد الذي احتاجه. فح لو كانت هذه الطريقة موجودة.</w:t>
      </w:r>
    </w:p>
    <w:p w14:paraId="68C2472D"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lastRenderedPageBreak/>
        <w:t>نعم، يعني لا نقول أبي، أبي يعني نضع مؤسسة محمد كامل، وكل الأقسام، يعني لا أعرف إذا أقدر أكم إياها ولا تفتحين عندما تفتحين المدينة العسكرية الأهم. على طول ينفتح فكرة. نعم، ماذا؟ الأمراض وحتى النتائج موجودة وكذا، فأنت تذهب للقسم الذي تريده وترى كل الدكاترة الموجودين وتختار منهم، وما هو الدكتور الذي تريده؟ وتقرأ عنه موجود يعني على أساس أن لا أذهب ولا لا أدري من أقابل، فلا عندي هذه الفكرة هذه.</w:t>
      </w:r>
    </w:p>
    <w:p w14:paraId="003169DC" w14:textId="45701772"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لكن آخر شيء يكون حضوري، لا يكون عبر الأون لاين أو عبر الهاتف. اختياري؟ هو يكون اختياري، هناك أشخاص تفضل </w:t>
      </w:r>
      <w:r w:rsidR="00553B85">
        <w:rPr>
          <w:rFonts w:ascii="Simplified Arabic" w:hAnsi="Simplified Arabic" w:cs="Simplified Arabic" w:hint="cs"/>
          <w:noProof/>
          <w:sz w:val="32"/>
          <w:szCs w:val="32"/>
          <w:rtl/>
          <w:lang w:bidi="ar-DZ"/>
        </w:rPr>
        <w:t>ذلك</w:t>
      </w:r>
      <w:r w:rsidRPr="00987250">
        <w:rPr>
          <w:rFonts w:ascii="Simplified Arabic" w:hAnsi="Simplified Arabic" w:cs="Simplified Arabic"/>
          <w:noProof/>
          <w:sz w:val="32"/>
          <w:szCs w:val="32"/>
          <w:lang w:bidi="ar-DZ"/>
        </w:rPr>
        <w:t xml:space="preserve">. لكن عندما قلت لك من جانب الصحة النفسية، أنا أشعر كأخصائيين صعب جدا، خصوصا أن يفرق، خصوصا أنا جربت أن </w:t>
      </w:r>
      <w:r w:rsidR="00553B85">
        <w:rPr>
          <w:rFonts w:ascii="Simplified Arabic" w:hAnsi="Simplified Arabic" w:cs="Simplified Arabic" w:hint="cs"/>
          <w:noProof/>
          <w:sz w:val="32"/>
          <w:szCs w:val="32"/>
          <w:rtl/>
          <w:lang w:bidi="ar-DZ"/>
        </w:rPr>
        <w:t>أكلم</w:t>
      </w:r>
      <w:r w:rsidRPr="00987250">
        <w:rPr>
          <w:rFonts w:ascii="Simplified Arabic" w:hAnsi="Simplified Arabic" w:cs="Simplified Arabic"/>
          <w:noProof/>
          <w:sz w:val="32"/>
          <w:szCs w:val="32"/>
          <w:lang w:bidi="ar-DZ"/>
        </w:rPr>
        <w:t xml:space="preserve"> عبر الهاتف في كأشخاص، أنا أعرف أنه لا </w:t>
      </w:r>
      <w:r w:rsidR="00553B85">
        <w:rPr>
          <w:rFonts w:ascii="Simplified Arabic" w:hAnsi="Simplified Arabic" w:cs="Simplified Arabic" w:hint="cs"/>
          <w:noProof/>
          <w:sz w:val="32"/>
          <w:szCs w:val="32"/>
          <w:rtl/>
          <w:lang w:bidi="ar-DZ"/>
        </w:rPr>
        <w:t>يفهمون</w:t>
      </w:r>
      <w:r w:rsidRPr="00987250">
        <w:rPr>
          <w:rFonts w:ascii="Simplified Arabic" w:hAnsi="Simplified Arabic" w:cs="Simplified Arabic"/>
          <w:noProof/>
          <w:sz w:val="32"/>
          <w:szCs w:val="32"/>
          <w:lang w:bidi="ar-DZ"/>
        </w:rPr>
        <w:t xml:space="preserve"> ما أقوله، يعني يبين أن تطبق ما أقوله </w:t>
      </w:r>
    </w:p>
    <w:p w14:paraId="02B6CE9A"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أشعر تخصصاتي وتخصصاتي فعلها شيء. ذهبت النقطة التي دخلنا في الأونلاين. شكرا. طيب عندك شيء؟ اقتراحات يعني؟ لا يوجد لا يوجد.</w:t>
      </w:r>
    </w:p>
    <w:p w14:paraId="3A20ADD5"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والله نحن في مستشفى الاتصال ولادة تقريبا يوميا عندي 7 clinics وكل clinic 50 مريضة، يعني الساعة 9:00 مريضتين، 95 دقائق مريضتين مريضتين مريضتين. لكن في كل patient يجب أن تأخذ 15 دقيقة.</w:t>
      </w:r>
    </w:p>
    <w:p w14:paraId="12B99BF6" w14:textId="6E0A31B5" w:rsidR="00AD5715" w:rsidRDefault="00212D80" w:rsidP="00BE75AC">
      <w:pPr>
        <w:pStyle w:val="Script"/>
        <w:bidi/>
        <w:rPr>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t xml:space="preserve">يعني دقيقتين دقيقتين كل patient patient patient patients يعني أنا أقول لهم هذا </w:t>
      </w:r>
      <w:r w:rsidR="00553B85">
        <w:rPr>
          <w:rFonts w:ascii="Simplified Arabic" w:hAnsi="Simplified Arabic" w:cs="Simplified Arabic" w:hint="cs"/>
          <w:noProof/>
          <w:sz w:val="32"/>
          <w:szCs w:val="32"/>
          <w:rtl/>
          <w:lang w:bidi="ar-DZ"/>
        </w:rPr>
        <w:t>معد</w:t>
      </w:r>
      <w:r w:rsidRPr="00987250">
        <w:rPr>
          <w:rFonts w:ascii="Simplified Arabic" w:hAnsi="Simplified Arabic" w:cs="Simplified Arabic"/>
          <w:noProof/>
          <w:sz w:val="32"/>
          <w:szCs w:val="32"/>
          <w:lang w:bidi="ar-DZ"/>
        </w:rPr>
        <w:t>ل النجاح في العالم، فهم يضعون 50. فإذا فتحوا دوامات انحلت المشكلة. يعني</w:t>
      </w:r>
      <w:r w:rsidR="00553B85">
        <w:rPr>
          <w:rFonts w:ascii="Simplified Arabic" w:hAnsi="Simplified Arabic" w:cs="Simplified Arabic" w:hint="cs"/>
          <w:noProof/>
          <w:sz w:val="32"/>
          <w:szCs w:val="32"/>
          <w:rtl/>
          <w:lang w:bidi="ar-DZ"/>
        </w:rPr>
        <w:t xml:space="preserve">معدل </w:t>
      </w:r>
      <w:r w:rsidRPr="00987250">
        <w:rPr>
          <w:rFonts w:ascii="Simplified Arabic" w:hAnsi="Simplified Arabic" w:cs="Simplified Arabic"/>
          <w:noProof/>
          <w:sz w:val="32"/>
          <w:szCs w:val="32"/>
          <w:lang w:bidi="ar-DZ"/>
        </w:rPr>
        <w:t>مريضة فقط مجرد أن تذهب إلى السرير تشيك نبض الباب، هذه ستأخذ دقيقتين، فماذا يعني مريضة جاءت عندي ومع كامل احترامي قالت لي.</w:t>
      </w:r>
    </w:p>
    <w:p w14:paraId="6495927A" w14:textId="33C9679C" w:rsidR="00553B85" w:rsidRPr="00987250" w:rsidRDefault="00553B85" w:rsidP="00553B85">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You are almost fish market</w:t>
      </w:r>
    </w:p>
    <w:p w14:paraId="75A0ECE1" w14:textId="3A10EF93"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You are not hospital. هذه يعني جرحتني. عندما تشبه مؤسسة. سوق سمك، سمك سمك. تفضل. على نفس كلام هام، أرجع وأقول نحن الأساس، نحن يجب أن نغير الأساس، القيادة. أنا عندما أكون أوظف قيادة مواطنة كفاءة لها غيرة يغير ويعدل، يتغير، </w:t>
      </w:r>
      <w:r w:rsidRPr="00987250">
        <w:rPr>
          <w:rFonts w:ascii="Simplified Arabic" w:hAnsi="Simplified Arabic" w:cs="Simplified Arabic"/>
          <w:noProof/>
          <w:sz w:val="32"/>
          <w:szCs w:val="32"/>
          <w:lang w:bidi="ar-DZ"/>
        </w:rPr>
        <w:lastRenderedPageBreak/>
        <w:t>لا يتقبل الخطأ، غيرتي عندما أرى جهاز خربان أتكلم، أزعل، بحركة، هناك موظفين ثانيين أضع مكان ليس مهم، حال الأجهزة التي ذهبت كثيرا.</w:t>
      </w:r>
    </w:p>
    <w:p w14:paraId="39AC5CA3"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أنا أعطي مثال، هذه وجهة نظري، وإن شاء الله يا رب للأفضل. تكلم. لا لا أتفق مع موضوع الغيرة فعلا نعم، لكن هناك أيضا نقطة يعني أريد أحدثها أنه ليس الخبر كالمعاينة، يعني فعلا عندما ترى الإنسان وتتكلم غيرا مثلا عن طريق الهاتف، هذا إذا جاء كحل للطب النفسي أو للمعيد الثاني، يعني يكون هناك عيادات مثلا مسائية صراحة تساعد كثيرا، يعني يوميا يطلب من المرضى أن يريدنا عيادات مسائية، يعني الموضوع كان موجود قبل كورونا وكان هناك إقبال كثير، لا أعرف ليش الموضوع يتسكر بعد ذلك.</w:t>
      </w:r>
    </w:p>
    <w:p w14:paraId="246ABE72" w14:textId="0D4B1BAC" w:rsidR="00AD5715" w:rsidRPr="00987250" w:rsidRDefault="00212D80" w:rsidP="00553B85">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فهذه وحدة تخفف الازدحامات تخفف المواعيد وتسهل على الناس، لأنه هو أبسط الشيء أن تكون الخدمة متاحة. </w:t>
      </w:r>
      <w:r w:rsidR="00553B85">
        <w:rPr>
          <w:rFonts w:ascii="Simplified Arabic" w:hAnsi="Simplified Arabic" w:cs="Simplified Arabic" w:hint="cs"/>
          <w:noProof/>
          <w:sz w:val="32"/>
          <w:szCs w:val="32"/>
          <w:rtl/>
          <w:lang w:bidi="ar-DZ"/>
        </w:rPr>
        <w:t>.</w:t>
      </w:r>
    </w:p>
    <w:p w14:paraId="2E18DE1A" w14:textId="676E47C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الدكاترة طرحت المشكلة معك اقتراحات واضحة. دوام افتحوا عشان مؤسسات حملة طبية. وعندنا مشكلة دكاترة أجانب، يعني أين دكاترة أجانب، ومعظم المرضى عرب، فعندنا </w:t>
      </w:r>
      <w:r w:rsidRPr="00553B85">
        <w:rPr>
          <w:rFonts w:ascii="Simplified Arabic" w:hAnsi="Simplified Arabic" w:cs="Simplified Arabic"/>
          <w:b/>
          <w:bCs/>
          <w:noProof/>
          <w:sz w:val="32"/>
          <w:szCs w:val="32"/>
          <w:lang w:bidi="ar-DZ"/>
        </w:rPr>
        <w:t>مشكلة اللغة</w:t>
      </w:r>
      <w:r w:rsidRPr="00987250">
        <w:rPr>
          <w:rFonts w:ascii="Simplified Arabic" w:hAnsi="Simplified Arabic" w:cs="Simplified Arabic"/>
          <w:noProof/>
          <w:sz w:val="32"/>
          <w:szCs w:val="32"/>
          <w:lang w:bidi="ar-DZ"/>
        </w:rPr>
        <w:t xml:space="preserve">. يعني هناك مريضة تقول أنا ليس لدي ثقة، تحضروا أي أحد يترجم لي، أنا أحب أن الدكتور عربي يتكلم معي. هذه المشكلة موجودة في المراكز </w:t>
      </w:r>
      <w:r w:rsidR="00553B85">
        <w:rPr>
          <w:rFonts w:ascii="Simplified Arabic" w:hAnsi="Simplified Arabic" w:cs="Simplified Arabic" w:hint="cs"/>
          <w:noProof/>
          <w:sz w:val="32"/>
          <w:szCs w:val="32"/>
          <w:rtl/>
          <w:lang w:bidi="ar-DZ"/>
        </w:rPr>
        <w:t>التي</w:t>
      </w:r>
      <w:r w:rsidRPr="00987250">
        <w:rPr>
          <w:rFonts w:ascii="Simplified Arabic" w:hAnsi="Simplified Arabic" w:cs="Simplified Arabic"/>
          <w:noProof/>
          <w:sz w:val="32"/>
          <w:szCs w:val="32"/>
          <w:lang w:bidi="ar-DZ"/>
        </w:rPr>
        <w:t xml:space="preserve"> لا يتكلمون العربي والإنجليزي؟ بالضبط.</w:t>
      </w:r>
    </w:p>
    <w:p w14:paraId="7D012362" w14:textId="28F889B5" w:rsidR="003F338F" w:rsidRDefault="00212D80" w:rsidP="003F338F">
      <w:pPr>
        <w:pStyle w:val="Script"/>
        <w:bidi/>
        <w:rPr>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t xml:space="preserve">أو يكاد يتعلم اللغة العربية، أو يحضر الجهاز، </w:t>
      </w:r>
    </w:p>
    <w:p w14:paraId="0B0D5840" w14:textId="5318E474" w:rsidR="00AD5715" w:rsidRPr="00987250" w:rsidRDefault="00212D80" w:rsidP="003F338F">
      <w:pPr>
        <w:pStyle w:val="Script"/>
        <w:bidi/>
        <w:rPr>
          <w:rFonts w:ascii="Simplified Arabic" w:hAnsi="Simplified Arabic" w:cs="Simplified Arabic"/>
          <w:noProof/>
          <w:sz w:val="32"/>
          <w:szCs w:val="32"/>
          <w:lang w:bidi="ar-DZ"/>
        </w:rPr>
      </w:pPr>
      <w:r w:rsidRPr="003F338F">
        <w:rPr>
          <w:rFonts w:ascii="Simplified Arabic" w:hAnsi="Simplified Arabic" w:cs="Simplified Arabic"/>
          <w:b/>
          <w:bCs/>
          <w:noProof/>
          <w:sz w:val="32"/>
          <w:szCs w:val="32"/>
          <w:lang w:bidi="ar-DZ"/>
        </w:rPr>
        <w:t>not allowed HMC</w:t>
      </w:r>
      <w:r w:rsidRPr="00987250">
        <w:rPr>
          <w:rFonts w:ascii="Simplified Arabic" w:hAnsi="Simplified Arabic" w:cs="Simplified Arabic"/>
          <w:noProof/>
          <w:sz w:val="32"/>
          <w:szCs w:val="32"/>
          <w:lang w:bidi="ar-DZ"/>
        </w:rPr>
        <w:t>. هناك أجهزة.</w:t>
      </w:r>
    </w:p>
    <w:p w14:paraId="19FF49B2" w14:textId="4FF708C9"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يعني</w:t>
      </w:r>
      <w:r w:rsidR="003F338F">
        <w:rPr>
          <w:rFonts w:ascii="Simplified Arabic" w:hAnsi="Simplified Arabic" w:cs="Simplified Arabic" w:hint="cs"/>
          <w:noProof/>
          <w:sz w:val="32"/>
          <w:szCs w:val="32"/>
          <w:rtl/>
          <w:lang w:bidi="ar-DZ"/>
        </w:rPr>
        <w:t xml:space="preserve"> الجانب</w:t>
      </w:r>
      <w:r w:rsidRPr="00987250">
        <w:rPr>
          <w:rFonts w:ascii="Simplified Arabic" w:hAnsi="Simplified Arabic" w:cs="Simplified Arabic"/>
          <w:noProof/>
          <w:sz w:val="32"/>
          <w:szCs w:val="32"/>
          <w:lang w:bidi="ar-DZ"/>
        </w:rPr>
        <w:t xml:space="preserve"> النفسي مهم مهم جدا، لأنه تواصل. هناك إحساس، مساعدة أقوى من فقط تواصل العملية. اللغة ضرورية للتواصل معها. عندنا في المركز</w:t>
      </w:r>
    </w:p>
    <w:p w14:paraId="71BAFF36" w14:textId="61C7A7E3"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دخل نفسي لا تتكلم عربي حولها مرضى عربي يعني دائما تحولت إلى عيادة الدعم النفسي.</w:t>
      </w:r>
    </w:p>
    <w:p w14:paraId="2DDDBABF"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lastRenderedPageBreak/>
        <w:t>بالضبط، لكن أنا أريد حل منهم مثلا. هل على سبيل المثال أنه عندما ينضم لكم شخص يكون يعني شرط عليه أن يتحدث اللغتين، تنوع اللغات على الأقل هناك تخصصات ضرورية لها عربية بشكل فاق مثل الناس. لكن هناك تخصصات التواصل البسيط، على الأقل من أقل المتصات ينظرون للجامعات.</w:t>
      </w:r>
    </w:p>
    <w:p w14:paraId="2E51FC17"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أو لا، اذا لم يعني الواقع.</w:t>
      </w:r>
    </w:p>
    <w:p w14:paraId="1A40DBDE" w14:textId="1BEFC722"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قالوا السعادة في السكون الخمول </w:t>
      </w:r>
      <w:r w:rsidR="003F338F">
        <w:rPr>
          <w:rFonts w:ascii="Simplified Arabic" w:hAnsi="Simplified Arabic" w:cs="Simplified Arabic" w:hint="cs"/>
          <w:noProof/>
          <w:sz w:val="32"/>
          <w:szCs w:val="32"/>
          <w:rtl/>
          <w:lang w:bidi="ar-DZ"/>
        </w:rPr>
        <w:t xml:space="preserve"> و</w:t>
      </w:r>
      <w:r w:rsidRPr="00987250">
        <w:rPr>
          <w:rFonts w:ascii="Simplified Arabic" w:hAnsi="Simplified Arabic" w:cs="Simplified Arabic"/>
          <w:noProof/>
          <w:sz w:val="32"/>
          <w:szCs w:val="32"/>
          <w:lang w:bidi="ar-DZ"/>
        </w:rPr>
        <w:t xml:space="preserve"> في العيش بين الأهل لا عيش المهاجر والطريق في لقمة تأتي إليك بغير ما جهد جديد المشي خلف الرد في وفي خطو وإيد في أن تقول كما يقال فلاعتراف ولا ردود. في أن تسير مع القطيع، وأن تقاد ولا تقول في أن تعيش كما يراد، ولا تعيش كما تريد، قلت الحياة هي التحرك لا السكون ولا الهمود.</w:t>
      </w:r>
    </w:p>
    <w:p w14:paraId="453FA180" w14:textId="2FAB343F"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وهي التفاعل والتطور للتحجر والجمود وهي الجهات، وهل يجاهد من تعلق </w:t>
      </w:r>
      <w:r w:rsidR="003F338F">
        <w:rPr>
          <w:rFonts w:ascii="Simplified Arabic" w:hAnsi="Simplified Arabic" w:cs="Simplified Arabic" w:hint="cs"/>
          <w:noProof/>
          <w:sz w:val="32"/>
          <w:szCs w:val="32"/>
          <w:rtl/>
          <w:lang w:bidi="ar-DZ"/>
        </w:rPr>
        <w:t xml:space="preserve"> بالمقود</w:t>
      </w:r>
      <w:r w:rsidRPr="00987250">
        <w:rPr>
          <w:rFonts w:ascii="Simplified Arabic" w:hAnsi="Simplified Arabic" w:cs="Simplified Arabic"/>
          <w:noProof/>
          <w:sz w:val="32"/>
          <w:szCs w:val="32"/>
          <w:lang w:bidi="ar-DZ"/>
        </w:rPr>
        <w:t xml:space="preserve"> وهي الشعور بالانتصار والانتصار بلا جهود؟ وهي </w:t>
      </w:r>
      <w:r w:rsidR="003F338F">
        <w:rPr>
          <w:rFonts w:ascii="Simplified Arabic" w:hAnsi="Simplified Arabic" w:cs="Simplified Arabic" w:hint="cs"/>
          <w:noProof/>
          <w:sz w:val="32"/>
          <w:szCs w:val="32"/>
          <w:rtl/>
          <w:lang w:bidi="ar-DZ"/>
        </w:rPr>
        <w:t>تتلذذ</w:t>
      </w:r>
      <w:r w:rsidRPr="00987250">
        <w:rPr>
          <w:rFonts w:ascii="Simplified Arabic" w:hAnsi="Simplified Arabic" w:cs="Simplified Arabic"/>
          <w:noProof/>
          <w:sz w:val="32"/>
          <w:szCs w:val="32"/>
          <w:lang w:bidi="ar-DZ"/>
        </w:rPr>
        <w:t xml:space="preserve"> بالمتاعب تتلذذ بالركود، وهي أن تذود عن</w:t>
      </w:r>
      <w:r w:rsidR="003F338F">
        <w:rPr>
          <w:rFonts w:ascii="Simplified Arabic" w:hAnsi="Simplified Arabic" w:cs="Simplified Arabic" w:hint="cs"/>
          <w:noProof/>
          <w:sz w:val="32"/>
          <w:szCs w:val="32"/>
          <w:rtl/>
          <w:lang w:bidi="ar-DZ"/>
        </w:rPr>
        <w:t>الحياض</w:t>
      </w:r>
      <w:r w:rsidRPr="00987250">
        <w:rPr>
          <w:rFonts w:ascii="Simplified Arabic" w:hAnsi="Simplified Arabic" w:cs="Simplified Arabic"/>
          <w:noProof/>
          <w:sz w:val="32"/>
          <w:szCs w:val="32"/>
          <w:lang w:bidi="ar-DZ"/>
        </w:rPr>
        <w:t>، وأي حر لا يذود هي ان تحس بأن كأس الذل من ماء صديد هي ان تحس بأن كأس الذل من ماء صديد هي أن تعيش خليفة في الأرض، شأنك أن تسوق وتقول لا وبملء فيك.</w:t>
      </w:r>
    </w:p>
    <w:p w14:paraId="35237AC6"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لكل جبار عنيف هذه الحياة وشأنها من عهد آدم والجدود، فإذا ركنت إلى السكون فلذ بسكان اللحود إن سعادة أن تعيش لفكرة الحق التليب وتتعلم الفكر السوي وتصنع الخلق الحميد.</w:t>
      </w:r>
    </w:p>
    <w:p w14:paraId="2D29DE84" w14:textId="4A5DE55A" w:rsidR="00AD5715" w:rsidRPr="00987250" w:rsidRDefault="00212D80" w:rsidP="00BE75AC">
      <w:pPr>
        <w:pStyle w:val="Script"/>
        <w:bidi/>
        <w:rPr>
          <w:rFonts w:ascii="Simplified Arabic" w:hAnsi="Simplified Arabic" w:cs="Simplified Arabic"/>
          <w:noProof/>
          <w:sz w:val="32"/>
          <w:szCs w:val="32"/>
          <w:lang w:bidi="ar-DZ"/>
        </w:rPr>
      </w:pPr>
      <w:r w:rsidRPr="003F338F">
        <w:rPr>
          <w:rFonts w:ascii="Simplified Arabic" w:hAnsi="Simplified Arabic" w:cs="Simplified Arabic"/>
          <w:b/>
          <w:bCs/>
          <w:noProof/>
          <w:sz w:val="32"/>
          <w:szCs w:val="32"/>
          <w:lang w:bidi="ar-DZ"/>
        </w:rPr>
        <w:t>ما شاء الله يعطيك عافية الباق</w:t>
      </w:r>
      <w:r w:rsidR="003F338F" w:rsidRPr="003F338F">
        <w:rPr>
          <w:rFonts w:ascii="Simplified Arabic" w:hAnsi="Simplified Arabic" w:cs="Simplified Arabic" w:hint="cs"/>
          <w:b/>
          <w:bCs/>
          <w:noProof/>
          <w:sz w:val="32"/>
          <w:szCs w:val="32"/>
          <w:rtl/>
          <w:lang w:bidi="ar-DZ"/>
        </w:rPr>
        <w:t>ي</w:t>
      </w:r>
      <w:r w:rsidRPr="003F338F">
        <w:rPr>
          <w:rFonts w:ascii="Simplified Arabic" w:hAnsi="Simplified Arabic" w:cs="Simplified Arabic"/>
          <w:b/>
          <w:bCs/>
          <w:noProof/>
          <w:sz w:val="32"/>
          <w:szCs w:val="32"/>
          <w:lang w:bidi="ar-DZ"/>
        </w:rPr>
        <w:t>ة يا احمد</w:t>
      </w:r>
      <w:r w:rsidRPr="00987250">
        <w:rPr>
          <w:rFonts w:ascii="Simplified Arabic" w:hAnsi="Simplified Arabic" w:cs="Simplified Arabic"/>
          <w:noProof/>
          <w:sz w:val="32"/>
          <w:szCs w:val="32"/>
          <w:lang w:bidi="ar-DZ"/>
        </w:rPr>
        <w:t>.</w:t>
      </w:r>
    </w:p>
    <w:p w14:paraId="3A4A2699"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نحن الحين مستخدمين عامل التكنولوجيا لكي يساعدنا في تلخيص كل الأشياء التي قلتها، لكن هذا ليس معناه أن كل كلمة ما قبلناها بهذا الاعتبار، كل كلمة موجودة عندنا في لكن هذا مثلما تقولون الملخص لكل الطاولات. وإن شاء الله نعطي الموفون حق بعض الأشخاص الذين شعرنا معهم.</w:t>
      </w:r>
    </w:p>
    <w:p w14:paraId="49B7A1B6"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lastRenderedPageBreak/>
        <w:t>صراحة أخرى منها.</w:t>
      </w:r>
    </w:p>
    <w:p w14:paraId="24C38CB3" w14:textId="78C32DA3" w:rsidR="00AD5715" w:rsidRPr="00987250" w:rsidRDefault="00212D80" w:rsidP="003F338F">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تعطينا اقتراحات حلوة بصراحة. نعم. دعوني أقول لكم الأشياء التي سمعتها تكرارا وتكرارا نعامل الوقت، شعرت في كذا طاولة تتجرأ كيف يعني تتجرأ بالطرح </w:t>
      </w:r>
      <w:r w:rsidRPr="003F338F">
        <w:rPr>
          <w:rFonts w:ascii="Simplified Arabic" w:hAnsi="Simplified Arabic" w:cs="Simplified Arabic"/>
          <w:b/>
          <w:bCs/>
          <w:noProof/>
          <w:sz w:val="32"/>
          <w:szCs w:val="32"/>
          <w:lang w:bidi="ar-DZ"/>
        </w:rPr>
        <w:t>كيف تحل أزمة الوقت؟</w:t>
      </w:r>
      <w:r w:rsidRPr="00987250">
        <w:rPr>
          <w:rFonts w:ascii="Simplified Arabic" w:hAnsi="Simplified Arabic" w:cs="Simplified Arabic"/>
          <w:noProof/>
          <w:sz w:val="32"/>
          <w:szCs w:val="32"/>
          <w:lang w:bidi="ar-DZ"/>
        </w:rPr>
        <w:t xml:space="preserve"> نحن بلا شك عندنا الأزمة، والأزمة مثلما قلت ذات الجهتين، ذات أو المريض أو الذي يزور المستشفى لا يشعر بقيمة الوقت الذي له، ومن ناحية أخرى الدكتور يقول أنا ما عندي وقت، يعني واحدة من أخصائياتي النفسية التي معها تقول أنا كل يوم عندي 8 أشخاص </w:t>
      </w:r>
      <w:r w:rsidR="003F338F">
        <w:rPr>
          <w:rFonts w:ascii="Simplified Arabic" w:hAnsi="Simplified Arabic" w:cs="Simplified Arabic" w:hint="cs"/>
          <w:noProof/>
          <w:sz w:val="32"/>
          <w:szCs w:val="32"/>
          <w:rtl/>
          <w:lang w:bidi="ar-DZ"/>
        </w:rPr>
        <w:t xml:space="preserve">في </w:t>
      </w:r>
      <w:r w:rsidRPr="00987250">
        <w:rPr>
          <w:rFonts w:ascii="Simplified Arabic" w:hAnsi="Simplified Arabic" w:cs="Simplified Arabic"/>
          <w:noProof/>
          <w:sz w:val="32"/>
          <w:szCs w:val="32"/>
          <w:lang w:bidi="ar-DZ"/>
        </w:rPr>
        <w:t xml:space="preserve"> ساعة</w:t>
      </w:r>
    </w:p>
    <w:p w14:paraId="7CF970BC" w14:textId="0758353C"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أين</w:t>
      </w:r>
      <w:r w:rsidR="003F338F">
        <w:rPr>
          <w:rFonts w:ascii="Simplified Arabic" w:hAnsi="Simplified Arabic" w:cs="Simplified Arabic" w:hint="cs"/>
          <w:noProof/>
          <w:sz w:val="32"/>
          <w:szCs w:val="32"/>
          <w:rtl/>
          <w:lang w:bidi="ar-DZ"/>
        </w:rPr>
        <w:t xml:space="preserve"> تتنفس</w:t>
      </w:r>
      <w:r w:rsidRPr="00987250">
        <w:rPr>
          <w:rFonts w:ascii="Simplified Arabic" w:hAnsi="Simplified Arabic" w:cs="Simplified Arabic"/>
          <w:noProof/>
          <w:sz w:val="32"/>
          <w:szCs w:val="32"/>
          <w:lang w:bidi="ar-DZ"/>
        </w:rPr>
        <w:t>؟ أين هذا الإنسان الذي يراجع، متى يراجع؟ ويمكن إشكالية قليلا لثقافتنا، كيف نسوي أن مجتمعنا يعالج نفسه بنفسه؟ هل يمكن أن يكون هناك جلسات علاجية جماعية؟ نحن لا نتكلم مع أحكامنا بكل التخصصات، هي ليست مسألة يعني دعوة وإرشاد، نحن نتكلم على يعني. هذه مسألة هي قت طبعا من الغرب، يعني الأدوات الموجودة التي طرحها.</w:t>
      </w:r>
    </w:p>
    <w:p w14:paraId="0866E7F8" w14:textId="0D4D8E78"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من </w:t>
      </w:r>
      <w:r w:rsidR="003F338F">
        <w:rPr>
          <w:rFonts w:ascii="Simplified Arabic" w:hAnsi="Simplified Arabic" w:cs="Simplified Arabic" w:hint="cs"/>
          <w:noProof/>
          <w:sz w:val="32"/>
          <w:szCs w:val="32"/>
          <w:rtl/>
          <w:lang w:bidi="ar-DZ"/>
        </w:rPr>
        <w:t xml:space="preserve"> منظور غربي،</w:t>
      </w:r>
      <w:r w:rsidRPr="00987250">
        <w:rPr>
          <w:rFonts w:ascii="Simplified Arabic" w:hAnsi="Simplified Arabic" w:cs="Simplified Arabic"/>
          <w:noProof/>
          <w:sz w:val="32"/>
          <w:szCs w:val="32"/>
          <w:lang w:bidi="ar-DZ"/>
        </w:rPr>
        <w:t xml:space="preserve">. منها ما يتشابه معنا </w:t>
      </w:r>
      <w:r w:rsidR="003F338F">
        <w:rPr>
          <w:rFonts w:ascii="Simplified Arabic" w:hAnsi="Simplified Arabic" w:cs="Simplified Arabic" w:hint="cs"/>
          <w:noProof/>
          <w:sz w:val="32"/>
          <w:szCs w:val="32"/>
          <w:rtl/>
          <w:lang w:bidi="ar-DZ"/>
        </w:rPr>
        <w:t>و</w:t>
      </w:r>
      <w:r w:rsidRPr="00987250">
        <w:rPr>
          <w:rFonts w:ascii="Simplified Arabic" w:hAnsi="Simplified Arabic" w:cs="Simplified Arabic"/>
          <w:noProof/>
          <w:sz w:val="32"/>
          <w:szCs w:val="32"/>
          <w:lang w:bidi="ar-DZ"/>
        </w:rPr>
        <w:t xml:space="preserve"> منها ما يختلف. اذا </w:t>
      </w:r>
      <w:r w:rsidR="003F338F">
        <w:rPr>
          <w:rFonts w:ascii="Simplified Arabic" w:hAnsi="Simplified Arabic" w:cs="Simplified Arabic" w:hint="cs"/>
          <w:noProof/>
          <w:sz w:val="32"/>
          <w:szCs w:val="32"/>
          <w:rtl/>
          <w:lang w:bidi="ar-DZ"/>
        </w:rPr>
        <w:t>يريد</w:t>
      </w:r>
      <w:r w:rsidRPr="00987250">
        <w:rPr>
          <w:rFonts w:ascii="Simplified Arabic" w:hAnsi="Simplified Arabic" w:cs="Simplified Arabic"/>
          <w:noProof/>
          <w:sz w:val="32"/>
          <w:szCs w:val="32"/>
          <w:lang w:bidi="ar-DZ"/>
        </w:rPr>
        <w:t xml:space="preserve"> فاستروا، فستروا. لكن هل هذا ممكن يكون في ستر في جلسة جماعية. هل ممكن هذا يكون؟ الله عز وجل هو الستير، لكن الله عز وجل ايضا هو الحكم. نحن لا نتحدث مع الآخرين. الإنسان لا يشعر نفسه أنه في عزلة، يعني</w:t>
      </w:r>
      <w:r w:rsidR="00791579">
        <w:rPr>
          <w:rFonts w:ascii="Simplified Arabic" w:hAnsi="Simplified Arabic" w:cs="Simplified Arabic" w:hint="cs"/>
          <w:noProof/>
          <w:sz w:val="32"/>
          <w:szCs w:val="32"/>
          <w:rtl/>
          <w:lang w:bidi="ar-DZ"/>
        </w:rPr>
        <w:t xml:space="preserve"> </w:t>
      </w:r>
      <w:r w:rsidRPr="00987250">
        <w:rPr>
          <w:rFonts w:ascii="Simplified Arabic" w:hAnsi="Simplified Arabic" w:cs="Simplified Arabic"/>
          <w:noProof/>
          <w:sz w:val="32"/>
          <w:szCs w:val="32"/>
          <w:lang w:bidi="ar-DZ"/>
        </w:rPr>
        <w:t xml:space="preserve"> </w:t>
      </w:r>
      <w:r w:rsidR="00791579">
        <w:rPr>
          <w:rFonts w:ascii="Simplified Arabic" w:hAnsi="Simplified Arabic" w:cs="Simplified Arabic" w:hint="cs"/>
          <w:noProof/>
          <w:sz w:val="32"/>
          <w:szCs w:val="32"/>
          <w:rtl/>
          <w:lang w:bidi="ar-DZ"/>
        </w:rPr>
        <w:t xml:space="preserve">كما قال نبينا عليه الصلاة </w:t>
      </w:r>
      <w:r w:rsidRPr="00987250">
        <w:rPr>
          <w:rFonts w:ascii="Simplified Arabic" w:hAnsi="Simplified Arabic" w:cs="Simplified Arabic"/>
          <w:noProof/>
          <w:sz w:val="32"/>
          <w:szCs w:val="32"/>
          <w:lang w:bidi="ar-DZ"/>
        </w:rPr>
        <w:t xml:space="preserve"> والسلام قال كونوا بخلوة يعني بروحكم.</w:t>
      </w:r>
    </w:p>
    <w:p w14:paraId="6EDDB862" w14:textId="2EA8FC6F"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دائما يشجعنا</w:t>
      </w:r>
      <w:r w:rsidR="00791579">
        <w:rPr>
          <w:rFonts w:ascii="Simplified Arabic" w:hAnsi="Simplified Arabic" w:cs="Simplified Arabic" w:hint="cs"/>
          <w:noProof/>
          <w:sz w:val="32"/>
          <w:szCs w:val="32"/>
          <w:rtl/>
          <w:lang w:bidi="ar-DZ"/>
        </w:rPr>
        <w:t xml:space="preserve">  </w:t>
      </w:r>
      <w:r w:rsidR="00791579">
        <w:rPr>
          <w:rFonts w:ascii="Simplified Arabic" w:hAnsi="Simplified Arabic" w:cs="Simplified Arabic" w:hint="cs"/>
          <w:noProof/>
          <w:sz w:val="32"/>
          <w:szCs w:val="32"/>
          <w:rtl/>
          <w:lang w:bidi="ar-DZ"/>
        </w:rPr>
        <w:t xml:space="preserve">نبينا عليه الصلاة </w:t>
      </w:r>
      <w:r w:rsidR="00791579" w:rsidRPr="00987250">
        <w:rPr>
          <w:rFonts w:ascii="Simplified Arabic" w:hAnsi="Simplified Arabic" w:cs="Simplified Arabic"/>
          <w:noProof/>
          <w:sz w:val="32"/>
          <w:szCs w:val="32"/>
          <w:lang w:bidi="ar-DZ"/>
        </w:rPr>
        <w:t xml:space="preserve"> والسلام</w:t>
      </w:r>
      <w:r w:rsidRPr="00987250">
        <w:rPr>
          <w:rFonts w:ascii="Simplified Arabic" w:hAnsi="Simplified Arabic" w:cs="Simplified Arabic"/>
          <w:noProof/>
          <w:sz w:val="32"/>
          <w:szCs w:val="32"/>
          <w:lang w:bidi="ar-DZ"/>
        </w:rPr>
        <w:t xml:space="preserve"> على العمل الجماعي. الأوقات التي حرص </w:t>
      </w:r>
      <w:r w:rsidR="00791579">
        <w:rPr>
          <w:rFonts w:ascii="Simplified Arabic" w:hAnsi="Simplified Arabic" w:cs="Simplified Arabic" w:hint="cs"/>
          <w:noProof/>
          <w:sz w:val="32"/>
          <w:szCs w:val="32"/>
          <w:rtl/>
          <w:lang w:bidi="ar-DZ"/>
        </w:rPr>
        <w:t>عليها</w:t>
      </w:r>
      <w:r w:rsidRPr="00987250">
        <w:rPr>
          <w:rFonts w:ascii="Simplified Arabic" w:hAnsi="Simplified Arabic" w:cs="Simplified Arabic"/>
          <w:noProof/>
          <w:sz w:val="32"/>
          <w:szCs w:val="32"/>
          <w:lang w:bidi="ar-DZ"/>
        </w:rPr>
        <w:t xml:space="preserve"> في الخلوة الفردية، عندما يكون المجتمع بالفعل </w:t>
      </w:r>
      <w:r w:rsidR="00791579">
        <w:rPr>
          <w:rFonts w:ascii="Simplified Arabic" w:hAnsi="Simplified Arabic" w:cs="Simplified Arabic" w:hint="cs"/>
          <w:noProof/>
          <w:sz w:val="32"/>
          <w:szCs w:val="32"/>
          <w:rtl/>
          <w:lang w:bidi="ar-DZ"/>
        </w:rPr>
        <w:t>فاضل</w:t>
      </w:r>
      <w:r w:rsidRPr="00987250">
        <w:rPr>
          <w:rFonts w:ascii="Simplified Arabic" w:hAnsi="Simplified Arabic" w:cs="Simplified Arabic"/>
          <w:noProof/>
          <w:sz w:val="32"/>
          <w:szCs w:val="32"/>
          <w:lang w:bidi="ar-DZ"/>
        </w:rPr>
        <w:t xml:space="preserve">، </w:t>
      </w:r>
      <w:r w:rsidR="00791579">
        <w:rPr>
          <w:rFonts w:ascii="Simplified Arabic" w:hAnsi="Simplified Arabic" w:cs="Simplified Arabic" w:hint="cs"/>
          <w:noProof/>
          <w:sz w:val="32"/>
          <w:szCs w:val="32"/>
          <w:rtl/>
          <w:lang w:bidi="ar-DZ"/>
        </w:rPr>
        <w:t xml:space="preserve"> </w:t>
      </w:r>
      <w:r w:rsidRPr="00987250">
        <w:rPr>
          <w:rFonts w:ascii="Simplified Arabic" w:hAnsi="Simplified Arabic" w:cs="Simplified Arabic"/>
          <w:noProof/>
          <w:sz w:val="32"/>
          <w:szCs w:val="32"/>
          <w:lang w:bidi="ar-DZ"/>
        </w:rPr>
        <w:t>لكن كل الأشياء</w:t>
      </w:r>
      <w:r w:rsidR="00791579">
        <w:rPr>
          <w:rFonts w:ascii="Simplified Arabic" w:hAnsi="Simplified Arabic" w:cs="Simplified Arabic" w:hint="cs"/>
          <w:noProof/>
          <w:sz w:val="32"/>
          <w:szCs w:val="32"/>
          <w:rtl/>
          <w:lang w:bidi="ar-DZ"/>
        </w:rPr>
        <w:t xml:space="preserve"> مبنية على</w:t>
      </w:r>
      <w:r w:rsidRPr="00987250">
        <w:rPr>
          <w:rFonts w:ascii="Simplified Arabic" w:hAnsi="Simplified Arabic" w:cs="Simplified Arabic"/>
          <w:noProof/>
          <w:sz w:val="32"/>
          <w:szCs w:val="32"/>
          <w:lang w:bidi="ar-DZ"/>
        </w:rPr>
        <w:t xml:space="preserve"> الثقة، العمل، كل شيء كل شيء عمل جماعي، لأننا نحن نرى أزمة، يقولون لنا مستشفيات زيادة، يريدون لنا عيادات زيادة، هل هو هذا الذي نحن نبغيه؟ ولا الناس قالوا ممكن هناك أماكن فيها تكلف ما فيها تدريب، ما فيها توعية، فنبغي هذه الأفكار الخلابة إن شاء الله، لكن</w:t>
      </w:r>
      <w:r w:rsidR="00791579">
        <w:rPr>
          <w:rFonts w:ascii="Simplified Arabic" w:hAnsi="Simplified Arabic" w:cs="Simplified Arabic" w:hint="cs"/>
          <w:noProof/>
          <w:sz w:val="32"/>
          <w:szCs w:val="32"/>
          <w:rtl/>
          <w:lang w:bidi="ar-DZ"/>
        </w:rPr>
        <w:t xml:space="preserve"> </w:t>
      </w:r>
      <w:r w:rsidRPr="00987250">
        <w:rPr>
          <w:rFonts w:ascii="Simplified Arabic" w:hAnsi="Simplified Arabic" w:cs="Simplified Arabic"/>
          <w:noProof/>
          <w:sz w:val="32"/>
          <w:szCs w:val="32"/>
          <w:lang w:bidi="ar-DZ"/>
        </w:rPr>
        <w:t xml:space="preserve"> </w:t>
      </w:r>
      <w:r w:rsidR="00791579">
        <w:rPr>
          <w:rFonts w:ascii="Simplified Arabic" w:hAnsi="Simplified Arabic" w:cs="Simplified Arabic" w:hint="cs"/>
          <w:noProof/>
          <w:sz w:val="32"/>
          <w:szCs w:val="32"/>
          <w:rtl/>
          <w:lang w:bidi="ar-DZ"/>
        </w:rPr>
        <w:t>المخصص</w:t>
      </w:r>
      <w:r w:rsidRPr="00987250">
        <w:rPr>
          <w:rFonts w:ascii="Simplified Arabic" w:hAnsi="Simplified Arabic" w:cs="Simplified Arabic"/>
          <w:noProof/>
          <w:sz w:val="32"/>
          <w:szCs w:val="32"/>
          <w:lang w:bidi="ar-DZ"/>
        </w:rPr>
        <w:t xml:space="preserve"> حق اليوم الثالث لمرحلة سن الرشد.</w:t>
      </w:r>
    </w:p>
    <w:p w14:paraId="128F7920" w14:textId="43508ECB" w:rsidR="00AD5715" w:rsidRPr="00987250" w:rsidRDefault="00791579" w:rsidP="00BE75AC">
      <w:pPr>
        <w:pStyle w:val="Script"/>
        <w:bidi/>
        <w:rPr>
          <w:rFonts w:ascii="Simplified Arabic" w:hAnsi="Simplified Arabic" w:cs="Simplified Arabic"/>
          <w:noProof/>
          <w:sz w:val="32"/>
          <w:szCs w:val="32"/>
          <w:lang w:bidi="ar-DZ"/>
        </w:rPr>
      </w:pPr>
      <w:r>
        <w:rPr>
          <w:rFonts w:ascii="Simplified Arabic" w:hAnsi="Simplified Arabic" w:cs="Simplified Arabic" w:hint="cs"/>
          <w:noProof/>
          <w:sz w:val="32"/>
          <w:szCs w:val="32"/>
          <w:rtl/>
          <w:lang w:bidi="ar-DZ"/>
        </w:rPr>
        <w:lastRenderedPageBreak/>
        <w:t>دمج</w:t>
      </w:r>
      <w:r w:rsidR="00212D80" w:rsidRPr="00987250">
        <w:rPr>
          <w:rFonts w:ascii="Simplified Arabic" w:hAnsi="Simplified Arabic" w:cs="Simplified Arabic"/>
          <w:noProof/>
          <w:sz w:val="32"/>
          <w:szCs w:val="32"/>
          <w:lang w:bidi="ar-DZ"/>
        </w:rPr>
        <w:t xml:space="preserve"> الركائز الخمسة للحياة الطيبة بشكل متكامل في الخدمات الصحية، بحيث يحصل المستفيد على تجربة تجربة شاملة في زيارة واحدة. أنا أعتقد سن الرشد للستين متفقين فيه؟ صح ولا لا؟ إدماج الركائز الخمسة للحياة الطيبة ضمن تكوين وتدريب الكوادر الطبية والشبه الطبية مثل المؤسسات التعليمية. وتجديد التراخيص المهنية.</w:t>
      </w:r>
    </w:p>
    <w:p w14:paraId="25268AA8" w14:textId="0C05B5F4" w:rsidR="00AD5715" w:rsidRDefault="00212D80" w:rsidP="00BE75AC">
      <w:pPr>
        <w:pStyle w:val="Script"/>
        <w:bidi/>
        <w:rPr>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t>هذه النقطة لم افهمها. النقطة الثانية لم افهم</w:t>
      </w:r>
      <w:r w:rsidR="00791579">
        <w:rPr>
          <w:rFonts w:ascii="Simplified Arabic" w:hAnsi="Simplified Arabic" w:cs="Simplified Arabic" w:hint="cs"/>
          <w:noProof/>
          <w:sz w:val="32"/>
          <w:szCs w:val="32"/>
          <w:rtl/>
          <w:lang w:bidi="ar-DZ"/>
        </w:rPr>
        <w:t>ها</w:t>
      </w:r>
      <w:r w:rsidRPr="00987250">
        <w:rPr>
          <w:rFonts w:ascii="Simplified Arabic" w:hAnsi="Simplified Arabic" w:cs="Simplified Arabic"/>
          <w:noProof/>
          <w:sz w:val="32"/>
          <w:szCs w:val="32"/>
          <w:lang w:bidi="ar-DZ"/>
        </w:rPr>
        <w:t xml:space="preserve"> أحد يشرح تعزيز الصحة النفسية كمدخل أساسي في هذه المرحلة العمرية مع تسهيل وصول الخدمات وتقليل الوصمة المجتمعية. الوصمة المجتمعية، اشكال الوصمة المجتمعية كبيرة. تطوير سياسات صحية تركز على الوقاية ونمط الحياة بدل الاقتصار على العلاج بعد المرض. هذه قصة كبيرة، يعني هذه المجتمع الذي أصبح فردان، المجتمع الذي أصبح فيه الأنانية أكثر، المادية هي الطاغية.</w:t>
      </w:r>
      <w:r w:rsidR="00791579">
        <w:rPr>
          <w:rFonts w:ascii="Simplified Arabic" w:hAnsi="Simplified Arabic" w:cs="Simplified Arabic" w:hint="cs"/>
          <w:noProof/>
          <w:sz w:val="32"/>
          <w:szCs w:val="32"/>
          <w:rtl/>
          <w:lang w:bidi="ar-DZ"/>
        </w:rPr>
        <w:t>.</w:t>
      </w:r>
    </w:p>
    <w:p w14:paraId="52A21430" w14:textId="7CE2E74F"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آ شيخة إطلاق حملات توعوية وطنية موجهة للشباب حول</w:t>
      </w:r>
      <w:r w:rsidR="00791579">
        <w:rPr>
          <w:rFonts w:ascii="Simplified Arabic" w:hAnsi="Simplified Arabic" w:cs="Simplified Arabic" w:hint="cs"/>
          <w:noProof/>
          <w:sz w:val="32"/>
          <w:szCs w:val="32"/>
          <w:rtl/>
          <w:lang w:bidi="ar-DZ"/>
        </w:rPr>
        <w:t xml:space="preserve"> الركائز</w:t>
      </w:r>
      <w:r w:rsidRPr="00987250">
        <w:rPr>
          <w:rFonts w:ascii="Simplified Arabic" w:hAnsi="Simplified Arabic" w:cs="Simplified Arabic"/>
          <w:noProof/>
          <w:sz w:val="32"/>
          <w:szCs w:val="32"/>
          <w:lang w:bidi="ar-DZ"/>
        </w:rPr>
        <w:t xml:space="preserve"> الخمسة </w:t>
      </w:r>
      <w:r w:rsidR="00791579">
        <w:rPr>
          <w:rFonts w:ascii="Simplified Arabic" w:hAnsi="Simplified Arabic" w:cs="Simplified Arabic" w:hint="cs"/>
          <w:noProof/>
          <w:sz w:val="32"/>
          <w:szCs w:val="32"/>
          <w:rtl/>
          <w:lang w:bidi="ar-DZ"/>
        </w:rPr>
        <w:t>للحياة</w:t>
      </w:r>
      <w:r w:rsidRPr="00987250">
        <w:rPr>
          <w:rFonts w:ascii="Simplified Arabic" w:hAnsi="Simplified Arabic" w:cs="Simplified Arabic"/>
          <w:noProof/>
          <w:sz w:val="32"/>
          <w:szCs w:val="32"/>
          <w:lang w:bidi="ar-DZ"/>
        </w:rPr>
        <w:t xml:space="preserve"> الطيبة. هنا ركزت </w:t>
      </w:r>
      <w:r w:rsidR="00791579">
        <w:rPr>
          <w:rFonts w:ascii="Simplified Arabic" w:hAnsi="Simplified Arabic" w:cs="Simplified Arabic" w:hint="cs"/>
          <w:noProof/>
          <w:sz w:val="32"/>
          <w:szCs w:val="32"/>
          <w:rtl/>
          <w:lang w:bidi="ar-DZ"/>
        </w:rPr>
        <w:t xml:space="preserve"> الواجب</w:t>
      </w:r>
      <w:r w:rsidRPr="00987250">
        <w:rPr>
          <w:rFonts w:ascii="Simplified Arabic" w:hAnsi="Simplified Arabic" w:cs="Simplified Arabic"/>
          <w:noProof/>
          <w:sz w:val="32"/>
          <w:szCs w:val="32"/>
          <w:lang w:bidi="ar-DZ"/>
        </w:rPr>
        <w:t xml:space="preserve"> على الشباب، في مرحلة مفروض يتزوجون، </w:t>
      </w:r>
      <w:r w:rsidR="00791579">
        <w:rPr>
          <w:rFonts w:ascii="Simplified Arabic" w:hAnsi="Simplified Arabic" w:cs="Simplified Arabic" w:hint="cs"/>
          <w:noProof/>
          <w:sz w:val="32"/>
          <w:szCs w:val="32"/>
          <w:rtl/>
          <w:lang w:bidi="ar-DZ"/>
        </w:rPr>
        <w:t>يعملون</w:t>
      </w:r>
      <w:r w:rsidRPr="00987250">
        <w:rPr>
          <w:rFonts w:ascii="Simplified Arabic" w:hAnsi="Simplified Arabic" w:cs="Simplified Arabic"/>
          <w:noProof/>
          <w:sz w:val="32"/>
          <w:szCs w:val="32"/>
          <w:lang w:bidi="ar-DZ"/>
        </w:rPr>
        <w:t xml:space="preserve">، عندهم تحديات عملل، فنرى اذا بعدها. أوكي، </w:t>
      </w:r>
      <w:r w:rsidR="00791579">
        <w:rPr>
          <w:rFonts w:ascii="Simplified Arabic" w:hAnsi="Simplified Arabic" w:cs="Simplified Arabic" w:hint="cs"/>
          <w:noProof/>
          <w:sz w:val="32"/>
          <w:szCs w:val="32"/>
          <w:rtl/>
          <w:lang w:bidi="ar-DZ"/>
        </w:rPr>
        <w:t>الرقمنة</w:t>
      </w:r>
      <w:r w:rsidRPr="00987250">
        <w:rPr>
          <w:rFonts w:ascii="Simplified Arabic" w:hAnsi="Simplified Arabic" w:cs="Simplified Arabic"/>
          <w:noProof/>
          <w:sz w:val="32"/>
          <w:szCs w:val="32"/>
          <w:lang w:bidi="ar-DZ"/>
        </w:rPr>
        <w:t>والذكاء الاصطناعي نوظفها لتقليل العبء الإداري، Okay، يعني هذا ممكن أن يعالجنا قصة الوقت، نحن  كل يوم</w:t>
      </w:r>
      <w:r w:rsidR="00791579">
        <w:rPr>
          <w:rFonts w:ascii="Simplified Arabic" w:hAnsi="Simplified Arabic" w:cs="Simplified Arabic" w:hint="cs"/>
          <w:noProof/>
          <w:sz w:val="32"/>
          <w:szCs w:val="32"/>
          <w:rtl/>
          <w:lang w:bidi="ar-DZ"/>
        </w:rPr>
        <w:t xml:space="preserve"> نسوي</w:t>
      </w:r>
      <w:r w:rsidRPr="00987250">
        <w:rPr>
          <w:rFonts w:ascii="Simplified Arabic" w:hAnsi="Simplified Arabic" w:cs="Simplified Arabic"/>
          <w:noProof/>
          <w:sz w:val="32"/>
          <w:szCs w:val="32"/>
          <w:lang w:bidi="ar-DZ"/>
        </w:rPr>
        <w:t xml:space="preserve"> لها لتحسين الوصول وتعزيز جودة التواصل مع المستفيدين.</w:t>
      </w:r>
    </w:p>
    <w:p w14:paraId="2EED6861" w14:textId="07146ABE"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النقطة التي </w:t>
      </w:r>
      <w:r w:rsidR="00791579">
        <w:rPr>
          <w:rFonts w:ascii="Simplified Arabic" w:hAnsi="Simplified Arabic" w:cs="Simplified Arabic" w:hint="cs"/>
          <w:noProof/>
          <w:sz w:val="32"/>
          <w:szCs w:val="32"/>
          <w:rtl/>
          <w:lang w:bidi="ar-DZ"/>
        </w:rPr>
        <w:t>هي</w:t>
      </w:r>
      <w:r w:rsidRPr="00987250">
        <w:rPr>
          <w:rFonts w:ascii="Simplified Arabic" w:hAnsi="Simplified Arabic" w:cs="Simplified Arabic"/>
          <w:noProof/>
          <w:sz w:val="32"/>
          <w:szCs w:val="32"/>
          <w:lang w:bidi="ar-DZ"/>
        </w:rPr>
        <w:t>تحسين تجربة المستفيد عبر تقليل فترات الانتظار. وهنا أشوف كيف نقلل من فترات الانتظار هذه مع إتاحة وقت كاف للطبيب واستمرارية الرعاية مع نفس الممارس لو بعد ما نخلص لو في حد أنت فكرة مبتكرة يفهمنا هذه النقطة. يعني ممكن الطاولة ترفع ترفع لها. تعزيز مهارات التواصل، التعاطف والذكاء العاطفي لدى مقدمي الرعاية خاصة عند التعاون مع الفئات التي اكثرها</w:t>
      </w:r>
      <w:r w:rsidR="00791579">
        <w:rPr>
          <w:rFonts w:ascii="Simplified Arabic" w:hAnsi="Simplified Arabic" w:cs="Simplified Arabic" w:hint="cs"/>
          <w:noProof/>
          <w:sz w:val="32"/>
          <w:szCs w:val="32"/>
          <w:rtl/>
          <w:lang w:bidi="ar-DZ"/>
        </w:rPr>
        <w:t xml:space="preserve"> </w:t>
      </w:r>
      <w:r w:rsidRPr="00987250">
        <w:rPr>
          <w:rFonts w:ascii="Simplified Arabic" w:hAnsi="Simplified Arabic" w:cs="Simplified Arabic"/>
          <w:noProof/>
          <w:sz w:val="32"/>
          <w:szCs w:val="32"/>
          <w:lang w:bidi="ar-DZ"/>
        </w:rPr>
        <w:t xml:space="preserve"> </w:t>
      </w:r>
      <w:r w:rsidR="00791579">
        <w:rPr>
          <w:rFonts w:ascii="Simplified Arabic" w:hAnsi="Simplified Arabic" w:cs="Simplified Arabic" w:hint="cs"/>
          <w:noProof/>
          <w:sz w:val="32"/>
          <w:szCs w:val="32"/>
          <w:rtl/>
          <w:lang w:bidi="ar-DZ"/>
        </w:rPr>
        <w:t>شباب</w:t>
      </w:r>
    </w:p>
    <w:p w14:paraId="64CA1D24" w14:textId="7B3AB96B"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من أكثر </w:t>
      </w:r>
      <w:r w:rsidR="00791579">
        <w:rPr>
          <w:rFonts w:ascii="Simplified Arabic" w:hAnsi="Simplified Arabic" w:cs="Simplified Arabic" w:hint="cs"/>
          <w:noProof/>
          <w:sz w:val="32"/>
          <w:szCs w:val="32"/>
          <w:rtl/>
          <w:lang w:bidi="ar-DZ"/>
        </w:rPr>
        <w:t>الركائز</w:t>
      </w:r>
      <w:r w:rsidRPr="00987250">
        <w:rPr>
          <w:rFonts w:ascii="Simplified Arabic" w:hAnsi="Simplified Arabic" w:cs="Simplified Arabic"/>
          <w:noProof/>
          <w:sz w:val="32"/>
          <w:szCs w:val="32"/>
          <w:lang w:bidi="ar-DZ"/>
        </w:rPr>
        <w:t xml:space="preserve"> التي </w:t>
      </w:r>
      <w:r w:rsidR="00BC58B9">
        <w:rPr>
          <w:rFonts w:ascii="Simplified Arabic" w:hAnsi="Simplified Arabic" w:cs="Simplified Arabic" w:hint="cs"/>
          <w:noProof/>
          <w:sz w:val="32"/>
          <w:szCs w:val="32"/>
          <w:rtl/>
          <w:lang w:bidi="ar-DZ"/>
        </w:rPr>
        <w:t>عانى</w:t>
      </w:r>
      <w:r w:rsidRPr="00987250">
        <w:rPr>
          <w:rFonts w:ascii="Simplified Arabic" w:hAnsi="Simplified Arabic" w:cs="Simplified Arabic"/>
          <w:noProof/>
          <w:sz w:val="32"/>
          <w:szCs w:val="32"/>
          <w:lang w:bidi="ar-DZ"/>
        </w:rPr>
        <w:t xml:space="preserve"> منها </w:t>
      </w:r>
      <w:r w:rsidR="00BC58B9">
        <w:rPr>
          <w:rFonts w:ascii="Simplified Arabic" w:hAnsi="Simplified Arabic" w:cs="Simplified Arabic" w:hint="cs"/>
          <w:noProof/>
          <w:sz w:val="32"/>
          <w:szCs w:val="32"/>
          <w:rtl/>
          <w:lang w:bidi="ar-DZ"/>
        </w:rPr>
        <w:t>مقدمو</w:t>
      </w:r>
      <w:r w:rsidRPr="00987250">
        <w:rPr>
          <w:rFonts w:ascii="Simplified Arabic" w:hAnsi="Simplified Arabic" w:cs="Simplified Arabic"/>
          <w:noProof/>
          <w:sz w:val="32"/>
          <w:szCs w:val="32"/>
          <w:lang w:bidi="ar-DZ"/>
        </w:rPr>
        <w:t xml:space="preserve"> هذه الفئات هي الركيزة العاطفية، كثير يتكلموا عن الركيزة العاطفية. دعم مقدمي الرعاية أنفسهم عبر برامج تحميهم من الاحتراق الوظيفي. وتضمن قدرتهم على تقديم رعاية إنسانية. بناء تكامل فعال بين الجهات الصحية الحكومية والخاصة من خلال أنظمة إلكترونية موحدة وتسهيل الإحالة.</w:t>
      </w:r>
    </w:p>
    <w:p w14:paraId="38CCC7FE" w14:textId="791C7FE9"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lastRenderedPageBreak/>
        <w:t xml:space="preserve">وهذا ايضا من المشاكل بين public sector، وحتى بين نفسه. كيف أن بالفعل نسهل هذا التحويلات. إشراك الشباب في تصميم الحلول الصحية والاستفادة من آرائهم وتجاربهم لتحسين الخدمات بشكل واقعي. طبعا الشباب يعني هذا سن </w:t>
      </w:r>
      <w:r w:rsidR="00BC58B9">
        <w:rPr>
          <w:rFonts w:ascii="Simplified Arabic" w:hAnsi="Simplified Arabic" w:cs="Simplified Arabic" w:hint="cs"/>
          <w:noProof/>
          <w:sz w:val="32"/>
          <w:szCs w:val="32"/>
          <w:rtl/>
          <w:lang w:bidi="ar-DZ"/>
        </w:rPr>
        <w:t xml:space="preserve"> الرشد</w:t>
      </w:r>
      <w:r w:rsidRPr="00987250">
        <w:rPr>
          <w:rFonts w:ascii="Simplified Arabic" w:hAnsi="Simplified Arabic" w:cs="Simplified Arabic"/>
          <w:noProof/>
          <w:sz w:val="32"/>
          <w:szCs w:val="32"/>
          <w:lang w:bidi="ar-DZ"/>
        </w:rPr>
        <w:t xml:space="preserve"> كامل، ليس فقط يعني أمس نحن تكلمنا على فئة الشباب وصغارهمين من الجامعة بالوظائف، الحين نحن مع الناس الذين يكونون أستاذهم بدوا يون بوظائفهم.</w:t>
      </w:r>
    </w:p>
    <w:p w14:paraId="232133EA" w14:textId="55640E85"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أنا صراحة أنا أقول أن أكثر من سن الأربعين سن الرشد. توسيع نطاق الخدمات الصحية خارج الدوام التقليدي بما يتناسب مع التزام العمل في سن الرشد. يعني هنا زيادة أوقات وزيادة يعني أعمال. كيف نصنع هذا الشيء؟ إدماج مفهوم الحياة الطيبة في الإستراتيجيات المؤسسية والسياسية اليومية، وليس كمبادرة منفصلة، يعني يكون هناك دمج حقيقي لهذا المنهج في كل هذه الإستراتيجيات.</w:t>
      </w:r>
    </w:p>
    <w:p w14:paraId="4BD16D47" w14:textId="4B4EAA71"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آخر شيء، الاستثمار في البحوث والبيانات والتقييم المستمر لقياس تطبيق </w:t>
      </w:r>
      <w:r w:rsidR="00BC58B9">
        <w:rPr>
          <w:rFonts w:ascii="Simplified Arabic" w:hAnsi="Simplified Arabic" w:cs="Simplified Arabic" w:hint="cs"/>
          <w:noProof/>
          <w:sz w:val="32"/>
          <w:szCs w:val="32"/>
          <w:rtl/>
          <w:lang w:bidi="ar-DZ"/>
        </w:rPr>
        <w:t xml:space="preserve"> ركائز</w:t>
      </w:r>
      <w:r w:rsidRPr="00987250">
        <w:rPr>
          <w:rFonts w:ascii="Simplified Arabic" w:hAnsi="Simplified Arabic" w:cs="Simplified Arabic"/>
          <w:noProof/>
          <w:sz w:val="32"/>
          <w:szCs w:val="32"/>
          <w:lang w:bidi="ar-DZ"/>
        </w:rPr>
        <w:t xml:space="preserve"> الحياة الطيبة، وتحسين الأداء. دائما نقول لهم يا جماعة تكلموا، نأتي ونرى المشاكل، نحن لا نقول عرض لهذه المشاكل، نحن لازم نقيس ما قبل التدخل، </w:t>
      </w:r>
      <w:r w:rsidR="00BC58B9">
        <w:rPr>
          <w:rFonts w:ascii="Simplified Arabic" w:hAnsi="Simplified Arabic" w:cs="Simplified Arabic" w:hint="cs"/>
          <w:noProof/>
          <w:sz w:val="32"/>
          <w:szCs w:val="32"/>
          <w:rtl/>
          <w:lang w:bidi="ar-DZ"/>
        </w:rPr>
        <w:t xml:space="preserve"> و</w:t>
      </w:r>
      <w:r w:rsidRPr="00987250">
        <w:rPr>
          <w:rFonts w:ascii="Simplified Arabic" w:hAnsi="Simplified Arabic" w:cs="Simplified Arabic"/>
          <w:noProof/>
          <w:sz w:val="32"/>
          <w:szCs w:val="32"/>
          <w:lang w:bidi="ar-DZ"/>
        </w:rPr>
        <w:t xml:space="preserve">ما بعد التدخل حتى نثبت </w:t>
      </w:r>
      <w:r w:rsidR="00BC58B9">
        <w:rPr>
          <w:rFonts w:ascii="Simplified Arabic" w:hAnsi="Simplified Arabic" w:cs="Simplified Arabic" w:hint="cs"/>
          <w:noProof/>
          <w:sz w:val="32"/>
          <w:szCs w:val="32"/>
          <w:rtl/>
          <w:lang w:bidi="ar-DZ"/>
        </w:rPr>
        <w:t>أننا</w:t>
      </w:r>
      <w:r w:rsidRPr="00987250">
        <w:rPr>
          <w:rFonts w:ascii="Simplified Arabic" w:hAnsi="Simplified Arabic" w:cs="Simplified Arabic"/>
          <w:noProof/>
          <w:sz w:val="32"/>
          <w:szCs w:val="32"/>
          <w:lang w:bidi="ar-DZ"/>
        </w:rPr>
        <w:t xml:space="preserve"> نجحنا في هذه التجربة. هذه آخر سلايد صح شباب؟ ممتاز، ننتقل إلى بعده، </w:t>
      </w:r>
    </w:p>
    <w:p w14:paraId="6C1B514E" w14:textId="77777777" w:rsidR="00BC58B9" w:rsidRDefault="00212D80" w:rsidP="00BE75AC">
      <w:pPr>
        <w:pStyle w:val="Script"/>
        <w:bidi/>
        <w:rPr>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t>نحن نشكركم جزيلا، أي أحد يبغي أن يضيف أي ملاحظة يعني يثري فيها،</w:t>
      </w:r>
    </w:p>
    <w:p w14:paraId="18A706D0" w14:textId="77777777" w:rsidR="00BC58B9" w:rsidRDefault="00212D80" w:rsidP="00BC58B9">
      <w:pPr>
        <w:pStyle w:val="Script"/>
        <w:bidi/>
        <w:rPr>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t xml:space="preserve"> تفضل </w:t>
      </w:r>
      <w:r w:rsidRPr="00BC58B9">
        <w:rPr>
          <w:rFonts w:ascii="Simplified Arabic" w:hAnsi="Simplified Arabic" w:cs="Simplified Arabic"/>
          <w:b/>
          <w:bCs/>
          <w:noProof/>
          <w:sz w:val="32"/>
          <w:szCs w:val="32"/>
          <w:lang w:bidi="ar-DZ"/>
        </w:rPr>
        <w:t>أبو هاشم.</w:t>
      </w:r>
      <w:r w:rsidRPr="00987250">
        <w:rPr>
          <w:rFonts w:ascii="Simplified Arabic" w:hAnsi="Simplified Arabic" w:cs="Simplified Arabic"/>
          <w:noProof/>
          <w:sz w:val="32"/>
          <w:szCs w:val="32"/>
          <w:lang w:bidi="ar-DZ"/>
        </w:rPr>
        <w:t xml:space="preserve"> </w:t>
      </w:r>
    </w:p>
    <w:p w14:paraId="3C5A0B65" w14:textId="6F0B1EBC" w:rsidR="00AD5715" w:rsidRPr="00987250" w:rsidRDefault="00212D80" w:rsidP="00BC58B9">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ما شاء الله. الله يسلمك بالنسبة لآخر نقطتين اللي هم يعني عبر القياس والبيانات ودمج الركائز في السياسات اليومية ليش ما نسوي مثلا برنامج الحياة الطيبة عبر الهاتف يقيس.</w:t>
      </w:r>
    </w:p>
    <w:p w14:paraId="6573E9EC"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الركائز كل شخص عبر استبيانات أو عبر أسئلة اقترحت الشي هذا ممتاز ممتاز يعني دائما يعني دكتور رب ساعدني في الكلمة اللي هو نحن دائما يعني نس الصحة النفسية عبر هذا ممتاز ممتاز، فكرة طيبة. دكتور إبراهيم طولكم.</w:t>
      </w:r>
    </w:p>
    <w:p w14:paraId="2AE1E079"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lastRenderedPageBreak/>
        <w:t>شكرا جزيلا اه الحقيقة في رأيي ان اهمية تطبيق ال-.</w:t>
      </w:r>
    </w:p>
    <w:p w14:paraId="366D3E5A" w14:textId="3D3C1DEC"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مسح</w:t>
      </w:r>
      <w:r w:rsidR="00BC58B9">
        <w:rPr>
          <w:rFonts w:ascii="Simplified Arabic" w:hAnsi="Simplified Arabic" w:cs="Simplified Arabic" w:hint="cs"/>
          <w:noProof/>
          <w:sz w:val="32"/>
          <w:szCs w:val="32"/>
          <w:rtl/>
          <w:lang w:bidi="ar-DZ"/>
        </w:rPr>
        <w:t xml:space="preserve"> عن</w:t>
      </w:r>
      <w:r w:rsidRPr="00987250">
        <w:rPr>
          <w:rFonts w:ascii="Simplified Arabic" w:hAnsi="Simplified Arabic" w:cs="Simplified Arabic"/>
          <w:noProof/>
          <w:sz w:val="32"/>
          <w:szCs w:val="32"/>
          <w:lang w:bidi="ar-DZ"/>
        </w:rPr>
        <w:t xml:space="preserve"> الحياة الطيبة </w:t>
      </w:r>
      <w:r w:rsidR="00BC58B9">
        <w:rPr>
          <w:rFonts w:ascii="Simplified Arabic" w:hAnsi="Simplified Arabic" w:cs="Simplified Arabic" w:hint="cs"/>
          <w:noProof/>
          <w:sz w:val="32"/>
          <w:szCs w:val="32"/>
          <w:rtl/>
          <w:lang w:bidi="ar-DZ"/>
        </w:rPr>
        <w:t>فيه</w:t>
      </w:r>
      <w:r w:rsidRPr="00987250">
        <w:rPr>
          <w:rFonts w:ascii="Simplified Arabic" w:hAnsi="Simplified Arabic" w:cs="Simplified Arabic"/>
          <w:noProof/>
          <w:sz w:val="32"/>
          <w:szCs w:val="32"/>
          <w:lang w:bidi="ar-DZ"/>
        </w:rPr>
        <w:t>تحريك المجتمع. هذه الشريحة العمرية تعتبر هي أقوى الشرائح العمرية التي يمكن أن تؤثر، لأنها لا تعني نفسها فقط وإنما تعني نفسها وأطفالها، كما أنها تراعي أيضا الشرائح الأكبر.</w:t>
      </w:r>
    </w:p>
    <w:p w14:paraId="17FDC59C"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ولذلك إذا استطعنا فعلا التركيز على هذه الشريحة العمرية وتغيير طريقة تفكيرها إلى استيعاب مفاهيم الحياة الطيبة، فإنها ستؤثر على الفئات العمرية بشكل أكبر فئة عمرية اليوم.</w:t>
      </w:r>
    </w:p>
    <w:p w14:paraId="7D92AD03"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حتى، يعني نحن عندنا وما فوق وطيناهم غدا ليوم كبار القتل. هذه الفئة يعني بالفعل لو قدرنا يعني أساسا لو قدرنا نصح من البداية transition حق كبار القتل يكون أسهل وأسس. أنت كان عندك هذه نقطة دكتور، ما كتبتهم، اذا كتبتهم أو تريد أن تشرح لنا نقطة أخرى؟ تفضل طاولة خمسة.</w:t>
      </w:r>
    </w:p>
    <w:p w14:paraId="7F0446E5"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بالنسبة للنقطة الثانية اللي انت ما فهمتها هذه احنا كممارس طبي أو في مؤسسة أو أي أحد تابع للوزارة عندنا ال license license هاي تجميع النقاط الكل مدبور يجمع ويطور نفسه علميا أو من الجانب.</w:t>
      </w:r>
    </w:p>
    <w:p w14:paraId="6220B44D"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لو نجحائز الخمسة.</w:t>
      </w:r>
    </w:p>
    <w:p w14:paraId="1BB1EA95"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من ضمن هاي راح يتعلمها. كنظرية هي تطبيق مرتبط بال incentive. مثل نحن كلنا اليوم لدينا</w:t>
      </w:r>
    </w:p>
    <w:p w14:paraId="13810C3B"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صح؟ تبارك الله. رقم 3، بعدين طاولة رقم 6 دكتور.</w:t>
      </w:r>
    </w:p>
    <w:p w14:paraId="58BEEC74"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يعطيك العافية بالنسبة عندي أكثر من نقطة نقطة في المرضى اللي اتفقناها.</w:t>
      </w:r>
    </w:p>
    <w:p w14:paraId="2F8200BF"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مع</w:t>
      </w:r>
    </w:p>
    <w:p w14:paraId="29637ABA"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lastRenderedPageBreak/>
        <w:t>هذا.</w:t>
      </w:r>
    </w:p>
    <w:p w14:paraId="6867F527"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يوم قبل الموعد يتصل على المريض. maybe we can ask them اذا كان follow up.</w:t>
      </w:r>
    </w:p>
    <w:p w14:paraId="7734D339"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سيكون الحالات.</w:t>
      </w:r>
    </w:p>
    <w:p w14:paraId="40982DCA"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تقللين شوية. urgent appointments because of يعني الضغط على غرفة الانتظار.</w:t>
      </w:r>
    </w:p>
    <w:p w14:paraId="2921706E"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هو تحدي تحدي طاولة رقم 6 تفضل حبيبتي، بعدين سامحوا لي رقم 6 من أهم الأشياء التي نواجهها users of health care هي مشكلة أن الطبيب يكون عليه ضغط كتير فبس يعالج السمتم وذي.</w:t>
      </w:r>
    </w:p>
    <w:p w14:paraId="02E301D5"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يفيدنا ك users ويفيد الدكاترة بعد اللي هو توظيف الذكاء الاصطناعي للتخفيف على الدكتور نفسه عشان يكون عنده الصفاء الذين لاستقبال الحالة والإهتمام بالحالة اكثر وهذي نقطة نقطة. ممكن بعد نوظف طاقم خاص لدراسة الحالات التي تتكرر زيارتهم للمركز الصحي بس عشان يعني نتجنب التشخيص الخاطئ ونفهم المشكلة الأساسية ليش هذا قاعد يتكرر تكرر زيارة.</w:t>
      </w:r>
    </w:p>
    <w:p w14:paraId="59CA01FF"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أنا دائما مع الذكاء الصناعي عندي هذا القلق والتوتر، يعني لأن ساعات يعني أمس تناولنا هذا الموضوع يعني أطفالنا دوا يقولون كل أنواع PSN5. She has mood swings outburst OCD المصطلحات.</w:t>
      </w:r>
    </w:p>
    <w:p w14:paraId="35BB87A1"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أطفالنا من صغرهم قاعدين يعني بهذا التشخيص، وهذا يعني بالعكس حتى نحن كأخصائيين نفسيين ساعات الأشياء التي هذا الزبون تعلمها من</w:t>
      </w:r>
    </w:p>
    <w:p w14:paraId="764EFCDB"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lastRenderedPageBreak/>
        <w:t>يسوي إرهاق لنا، لكن أنا ليس لديك الاصطناعي الحكيم، لكن بصراحة لا قادرة أعد اتخيل، ربما مثلما قالت أختي في الحياة الطيبة، أنه بالفعل أن يكون من خلال كل هذه الركائز يكون based on قواعد يعني اطر معينة عليها.</w:t>
      </w:r>
    </w:p>
    <w:p w14:paraId="4F4767CD"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يكون هناك ضغط في ER فالدكتور يبي يسوي بأسرع أسرع وغير كذا يكون محاسب كثير علىocument of each patient ممكن نستخدم الدفاء الاصطناعي. أن يخفف على الدكتور في موضوع ال documents عشان كده يعني نبي نطي الدكتور</w:t>
      </w:r>
    </w:p>
    <w:p w14:paraId="01660243"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clarity documentation wise ممتاز مشكورة دكتورة حنان ما قصرتي.</w:t>
      </w:r>
    </w:p>
    <w:p w14:paraId="28961426" w14:textId="77777777" w:rsidR="00BC58B9" w:rsidRDefault="00212D80" w:rsidP="00BC58B9">
      <w:pPr>
        <w:pStyle w:val="Script"/>
        <w:bidi/>
        <w:rPr>
          <w:rFonts w:ascii="Simplified Arabic" w:hAnsi="Simplified Arabic" w:cs="Simplified Arabic"/>
          <w:noProof/>
          <w:sz w:val="32"/>
          <w:szCs w:val="32"/>
          <w:rtl/>
          <w:lang w:bidi="ar-DZ"/>
        </w:rPr>
      </w:pPr>
      <w:r w:rsidRPr="00987250">
        <w:rPr>
          <w:rFonts w:ascii="Simplified Arabic" w:hAnsi="Simplified Arabic" w:cs="Simplified Arabic"/>
          <w:noProof/>
          <w:sz w:val="32"/>
          <w:szCs w:val="32"/>
          <w:lang w:bidi="ar-DZ"/>
        </w:rPr>
        <w:t>الله يسلمك عندنا دكتور مصطفى</w:t>
      </w:r>
    </w:p>
    <w:p w14:paraId="6DAE6702" w14:textId="62F33DC8" w:rsidR="00AD5715" w:rsidRPr="00987250" w:rsidRDefault="00212D80" w:rsidP="00BC58B9">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السلام عليكم اتكلم عن نقطة من ناحية المراكز الصحية والازدحام في المراكز الصحية، هناك حلول بسيطة أنا مش عارف بصراحة ليش ما طبقت موضوع الإجازات المرضية كبير وعدد كبير للمرضى يعني ما عنده حصائية بالضبط، لكن يعني 50% من المرضى ينا عشان إجازات مرضية، هم عارفين مرضهم عارفين العلاج وعندهم العلاج في البيت، لكن جين لان ياخذوا الإجازة المرضية.</w:t>
      </w:r>
    </w:p>
    <w:p w14:paraId="56B29F93"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أشوف اقتراح بسيط إن الأشغال نفسها تعطي حد معين للإجازات المرضية مثلا 14 يوم 20 يوم يعني حد تحدد وزارة الصحة.</w:t>
      </w:r>
    </w:p>
    <w:p w14:paraId="1DA0C12B"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آه ممكن المريض ياخذ الاجازة من نفسه بدون زيارة للملك الصحي ممكن زيارة المدن الصحي أص ياخذ مرض ثاني سواء عدته نفسية أي عدوة ثانية. فبدل ما يجي عشان الإجازة المرضية يقدر ياخذها بروح على حد معين يعني اذا طاف الحد المعين ممكن يجينا وقتنا ممكن نحول الاخصائي المناسب لأنه عندي إجازات كثيرة أكيد في سبب معين لهذه الإجازات سواء نحول للطب النفسي سواء نحاول نحاول نحل المشكلة اللي أخذ فيها الإجازات الكثيرة المفروض يكون في حد حتى الحين الطلاب صاروا يجوا عشان الإجازة المرضية.</w:t>
      </w:r>
    </w:p>
    <w:p w14:paraId="3B1F3E47"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lastRenderedPageBreak/>
        <w:t>يعني يجي الأب مع ابنه اليوم اربع سنوات عشان ياخذ إجازة مرضية، فأنت قاعد تعطي الثقة حق الزبون هو اللي يعني حدد إجازة المرضية احنا في indicator إن هذا البني آمن قاعد يزيد من العلاج إجازة المرضية يعني معناته إن في أشياء أخرى.</w:t>
      </w:r>
    </w:p>
    <w:p w14:paraId="38A4F15A"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بالضبط يعني ممكن تحدد وزارة الصحة حد معين 14 يوم 20 يوم في السنة تقدر تاخذها بدون زيارة الطبيب فوق هذا الحد ضروري تزور الطبيب ويقيم حالتك بناء عليها مقترح الناس إن شاء الله كلهم يتناولون الموضوع يعني شيء يمس بس عشان عندنا رقم 2 رقم 1، بعدين آخر شيء دكتور قصير، أوكي رقم 2 دكتور رضوان تفضلوا.</w:t>
      </w:r>
    </w:p>
    <w:p w14:paraId="2ACBCF15"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2222 search table 2.</w:t>
      </w:r>
    </w:p>
    <w:p w14:paraId="67D413BF"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السلام عليكم عنا اقتراحين الاقتراح الأول هو. التركيز على المهارات القيادية في إدارة الإنسان الصحية والتطوير المستمر لل يعني يتولى مهمات القيادة لأنو له دور اساس في تطبيق ركائز الحياة الطويلة بصراحة أنا من المشاركين أنا أضيف إليك عم اتذكد عن النواحي التكنولوجية والنواحي السيستم.</w:t>
      </w:r>
    </w:p>
    <w:p w14:paraId="4E066C4A"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ولكن إدخال الركائز من خلال التعليم بالقدوة يعني اذا رئيس القسم هو للضط خليل. هذه الركائز هذه فالموظفين ومن تحته سوف يلتزمون بها. فدور القيادية هذا كان بارز في النقاش اليوم في اقتراح اخر اخت ام غاني المكن تفضلي. السلام عليكم آه في بعض الموجودين يتكلمون آه بشكل سهل لكن تطبيق شوي يكون على المدى البعيد اللي هو من المستشفيات والمراكز</w:t>
      </w:r>
    </w:p>
    <w:p w14:paraId="67752DEB"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في دولة خليجية تطبق شيء آخر، فأنا ما أدري يعني يفيدوني اذا كان يطبق هنا ولا لا ان هناك فئة معينة من من المرضى يصعب عليهم زيارة المستشفيات بسبب حالتهم او كبر السن. عمرهم يعني. ليش ما يكون هناك طاقم طبي؟ ممرضين يزورون المريض بشكل دوري بصفة دورية مثلا مرة في الشهر أو مرتين في الشهر، هم يعني يتابعون حالة المريض.</w:t>
      </w:r>
    </w:p>
    <w:p w14:paraId="156F84D0"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lastRenderedPageBreak/>
        <w:t>ضغط من السكر على حسب حالة المريض بدل ما المريض هو يقوم كبير السن يروح يركب السيارة على ما يوصل على ما ينتظر في المستشفى، فهنا يكون تعب وإجهاد وانتظار في المستشفى وينتظر مع المرضى فيكون طاقم طبي. لغاية البيت بصفة الفئات؟</w:t>
      </w:r>
    </w:p>
    <w:p w14:paraId="7246DD60"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تحديد حسب حالة المريض، يعني مش أنا فيني معاي زكام ولا شيء بيجيني بيجيني طاقم طبي مثلا أو سخونة مثلا، لا في مرضى بحاجة إلى أن الطاقم الطبي يجي منك بصفة دورية، إن يعني المسؤول عن المريض في البيت يعرف أنه في اليوم الفلاني تاريخ الفلاني في زيارة. الطبي لهذا المريض في الساعة الفلانية مثلا 10:00 صباحا أو الوقت التوقيت المناسب لأهل البيت بالنسبة للدواء لهذا المريض يقولون يلا يبعدهم واحد من البيت إن هو يستلم الدواء المناسب.</w:t>
      </w:r>
    </w:p>
    <w:p w14:paraId="23A7A676"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على حسب حالته أو إذا خلص الدواء عنده هني شوي نخفف من الضغط في المراكز في المستشفيات أو ما نقعد ننتظر على المدى البعيد على ما يبنون المراكز هاي يبيله بعد يعني موضوع آخر. الموضوع التكنولوجيا ممكن يحل لنا هذه القضية لو تواصلوا معاه عبر الزوم أو يعني عبر التكنولوجيا ممكن هذا الشيء ولا؟ اي طبعا اي بس بس هذا الموضوع ترى متوفر يعني في الحين هم يتواصلون نعم المريض مع الطبيب هذا حاليا يطبق اي لكن احنا نقول حتى على انهم يقوم يعني يكون مج المستشفيات على المقعد الذي يقعد فيه الانتظار التعب الجهد يعني كل الفئات على حسب حالة المريض لا نسمع هذه وزارة الصحة.</w:t>
      </w:r>
    </w:p>
    <w:p w14:paraId="71A9B6A2"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شكرا جزيلا انا الحقيقة يعني حتى ننزل مبادئ وركائز الحياة الطيبة الواقع العملي والتطبيقي نحتاج لبعض الأشياء أولا يعني.</w:t>
      </w:r>
    </w:p>
    <w:p w14:paraId="16D066C8"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يطبق هذه المبادئ وكارث على المستوى المهني يجب أن. قطع. نمرة 2 يجب أن يكون لديه الأمم.</w:t>
      </w:r>
    </w:p>
    <w:p w14:paraId="5403B8C8"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lastRenderedPageBreak/>
        <w:t>أكيد أنا اقترح ان يكون فريق عمل من الاستشاريين النفسيين الراسحين. يطلع إلينا يعني مدونة أو مول بكيفية إدخال هذه المفاهيم تتم العلاج المعرفي السلوك السيني.</w:t>
      </w:r>
    </w:p>
    <w:p w14:paraId="2DD4BE5A"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يعني مثلا مثلا مريض نفسي اريد ان ادخل ركيزة الأمر والرجاء ويجب أن يكون الأمر قائم على الدليل، فأنا اعتقد دكتور وايد ما شاء الله يجب يعني ان نشكل هذا الحديث.</w:t>
      </w:r>
    </w:p>
    <w:p w14:paraId="55975989"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بس من العارفين ويطلعوا لنا في تطبيق انا اعرف في بعض الجهود الشخصية يعني في بعض الاخوة أخذوا هذه المفاهيم ويطبقوها، فأعتقد أنه سيكون لأرض الواقع سيستفيدوا من الناس بالذات ان شاء الله ان شاء الله يعني هذا هذا الجهد.</w:t>
      </w:r>
    </w:p>
    <w:p w14:paraId="2A52CA9E"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وصدق النية والخلاص.</w:t>
      </w:r>
    </w:p>
    <w:p w14:paraId="4533CDD0"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احنا قلنا الطاولة.</w:t>
      </w:r>
    </w:p>
    <w:p w14:paraId="6F6B8A2A"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دكتور قصي 9. I'm sorry 9 لين ما شاء الله الساعة 12:15.</w:t>
      </w:r>
    </w:p>
    <w:p w14:paraId="0BA052CA"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تفضلي دكتور. اسمك.</w:t>
      </w:r>
    </w:p>
    <w:p w14:paraId="2094C7A8"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يمكن أنا آسفة، لكن هناك نقطة مهمة، أنا 30 سنة أعمل في مجال الضبط النفسي، يعني 35 سنة في الضب النفسي و30 سنة في قطر. أنا هناك نقطة مهمة يعني لمست عملي الوقت، أنا مستشارة نفسية الشفح وفاق على شيء مهم جدا للحياة الطيبة، الأسر والمشاكل الزوجية. نقول مش عايزة أزود 90% ويمكن أكتر سببها المشاكل والاضطرابات النفسية للأسف.</w:t>
      </w:r>
    </w:p>
    <w:p w14:paraId="06BC3B52"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 xml:space="preserve">نحن عندنا قانون لعمل اختبارات الدم واختبارات الوراثة، لكن لا يوجد قانون يسن للتقييم النفسي للزوج والزوجة. المشاكل النفسية وخاصة الأمراض المخفية مثل أمراض الوهم وأمراض اضطرابات المزاج البسيطة، هي سبب لمشاكل كثيرة جدا في الأسرة. الفشل الطبي أو العلاج يمنع أن تعالج مريض يم وفقته، لكن أنا يجب أن يكون هناك تعديل في هذا </w:t>
      </w:r>
      <w:r w:rsidRPr="00987250">
        <w:rPr>
          <w:rFonts w:ascii="Simplified Arabic" w:hAnsi="Simplified Arabic" w:cs="Simplified Arabic"/>
          <w:noProof/>
          <w:sz w:val="32"/>
          <w:szCs w:val="32"/>
          <w:lang w:bidi="ar-DZ"/>
        </w:rPr>
        <w:lastRenderedPageBreak/>
        <w:t>القانون، لو المريض لا يريد أن يأخذ العلاج، أوكي، لكن لو المريض هذا سيؤثر على أسرته وعلى أولاده وعلى حياته الزوجية وعمل مشاكل وتأثير في الأسرة، لا.</w:t>
      </w:r>
    </w:p>
    <w:p w14:paraId="7E3C709B"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لا ضرر ولا ضرار. النقطة الثانية التي أريد أن أتكلم عليها الدكاترة الذين عندهم؟ لا، هذا القانون هذا أعتقد يجب ان يشرع، مثلما يكون هناك كشف طبي للدم طبعا هي ترفض والناس كلها تقول لا مثل ما كانوا مرفوضين للدم والأمراض الوراثية، لا بعد كده لو أنت تريد أن تبني أسرة وتحمي المجتمع المجتمع العربي أو المجتمع.</w:t>
      </w:r>
    </w:p>
    <w:p w14:paraId="6FB8F6DF"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الحاجة الثانية التي أريد أن أشرحها أو يعني احب انها تضار استخدام الشاشات الإلكترونية للأطفال يجب أن يكون هناك تشريع طيب منوز أي أب أو أم يصيب أمام التلفزيون أو الشاشات قبل سنتين يجب أن يعاقب.</w:t>
      </w:r>
    </w:p>
    <w:p w14:paraId="25E3BFED"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من التوحد. أقول خبرتي في دولة قطر التي لم أصدرت مع أي أحد الخبرة وأربطها مع النصيحة التي أعطانا إياها الدكتور عبد العزيز، نحن نكون فريق بحيث انه بالفعل نسوي منهج مطبقة ويكون هذا منهج تدريبي لنا كأطباء وأخصائيين ونخيم تجربتنا وسعينا في هذه الرقائص للحالة الطيبة.</w:t>
      </w:r>
    </w:p>
    <w:p w14:paraId="2D46A4C4"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شكرا جزيلا. I want to be very fast. أولا استجابة لسؤالك الشيخ الحصة on the patients have the right to change the doctor or the healthcare providers and he should continue recommend that</w:t>
      </w:r>
    </w:p>
    <w:p w14:paraId="0A2BB97D"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patient prefer to keep the same doctor because they already relationship and provide quality service. Second point</w:t>
      </w:r>
    </w:p>
    <w:p w14:paraId="4A77B26C"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I just want to elaborate on that. This is standard collaboration ما بين وزارة العمل ووزارة الصحة.</w:t>
      </w:r>
    </w:p>
    <w:p w14:paraId="6D04B40C"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lastRenderedPageBreak/>
        <w:t>ولكن نحن نعول على قدرة الطبيب في إقناع، هل هو فعلا أو لا؟ القانون الإجراء للطبيب. النقطة مسألة مشكلة الوقت يعني 50% من الناس حتى.</w:t>
      </w:r>
    </w:p>
    <w:p w14:paraId="687C0FE4"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ونحن ممكن أن نختصر بهذا الوقت ونكون مبدعين بتكنولوجيا معينة أو تقنية معينةce this wait waiting lines.</w:t>
      </w:r>
    </w:p>
    <w:p w14:paraId="7A7A8E71"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But it is very important that this is connected home visit التي تفضلت بها الوقت. هناك بعض cases you should be in the location of the health services، لأنه تحتاج devices وأنت تحتاج أجهزة testing وما. يعطيك العافية.</w:t>
      </w:r>
    </w:p>
    <w:p w14:paraId="4AB7857A"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اليوم ما شاء الله ان الحلول تكون مبتكرة لأن عشان أطلع هذه الحلول صارت أعلى من كل يوم. بارك الله فيكم وجهودكم، وإن شاء الله غدا لدينا الحلقة الأخيرة قبل هي كبار القدر، تكون عندنا أم عبدنا وصديك المناعي، إن شاء الله تعطينا قليل يعني روح الماضي، كيف يعني نحب ونسعى في هذا المشوار إلى الاحتواء. نحن ناقص لنا نتكلم عن الاحتواء، وعافيتكم الباقية، وجزاكم الله خير ونرا ان شاء الله.</w:t>
      </w:r>
    </w:p>
    <w:p w14:paraId="7D887FE5"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بالسنة يعني صراحة صراحة هذه الفكرة أراها من أروع الأفكار التي. والله، أنا معها طبعا، أنا الآن نزل أصلا قانون 30 يوما مسموح لهم بالسنة، صحيح؟ قانون ليس مسموح، يعني لا يقعدون. لكن حتى هذه ضروري يأنا لكي نعطيهم الإجابة.</w:t>
      </w:r>
    </w:p>
    <w:p w14:paraId="789F6794"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نسرع الموضوع، نحن طبيب الطبيبة طلعت أنا الذي جاءني مريض قال لي أنا عندي صداع، أعطيك إجازة صداع صداع صداع.</w:t>
      </w:r>
    </w:p>
    <w:p w14:paraId="16558E7B"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وبعدين لن يأتي للعيادة إلا قم، فهو لن يخرج قبل أن يأخذ إجازة المرضية، سواء أقنعتها أو مثل ما قلت لك، وضعون حد معين، إذا طف ضروري بعد الحد تقرير طبي بحالتك أو شيء، لكن ضمن الحدود، لا المفروض أن يكون من حقك أن تأخذها. أنا أراها من حلول عندنا. والله يعطيك العافية يعني بشكل كبير. يعطيكم العافية العفية قصرت شكرا.</w:t>
      </w:r>
    </w:p>
    <w:p w14:paraId="6B47C5F2"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lastRenderedPageBreak/>
        <w:t>دكتور، يعطيك العافية يا رب، ما قصرت، ما عليك أمر، فقط دكتور أطلب منك طلب الملف الملف، فإذا عندك أي ملاحظات تقولي لي، تمام.</w:t>
      </w:r>
    </w:p>
    <w:p w14:paraId="3B81B6C5"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دكتور، نحن 9 الحدود. 9.</w:t>
      </w:r>
    </w:p>
    <w:p w14:paraId="7A4D85F2"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نعم، أنتم تحاسبنا نحن معهم أم لا؟ المشاركين 9. 9. نعم هذه الأخيرة. 9. 9.</w:t>
      </w:r>
    </w:p>
    <w:p w14:paraId="0B1881B7"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نحن ليس مشاركين؟ لا لا، نحن من الأساس.</w:t>
      </w:r>
    </w:p>
    <w:p w14:paraId="4634F311"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سوف أضيف خلصنا.</w:t>
      </w:r>
    </w:p>
    <w:p w14:paraId="785DA5BE"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رأيتك.</w:t>
      </w:r>
    </w:p>
    <w:p w14:paraId="3BAC70AC"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فكرة إن شاء الله إن شاء الله.</w:t>
      </w:r>
    </w:p>
    <w:p w14:paraId="616B39B1"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نعم.</w:t>
      </w:r>
    </w:p>
    <w:p w14:paraId="699138E1"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دكتور، أنا أسلم الملف لأن الملفات عندي موجود ملاحظات.</w:t>
      </w:r>
    </w:p>
    <w:p w14:paraId="033FFA11"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السلام عليكم. ألو.</w:t>
      </w:r>
    </w:p>
    <w:p w14:paraId="486907FC"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ألم الملف؟ شو اسمه الظرف مالكم بالطاولة؟ بعض الطاولات ما فيها ظروف شنو نفس هذه؟ هذه مالتكم؟ هذه مالتنا بس شوك هذا بس بقولك في واحدة شابت عافية باقية؟ أوكي هاي بوديها للطاولة الأخيرة ها؟ أوديها للطاولة الأخيرة؟ إي عند الدكتورة شي.</w:t>
      </w:r>
    </w:p>
    <w:p w14:paraId="00643608"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survive today.</w:t>
      </w:r>
    </w:p>
    <w:p w14:paraId="1F796F1B"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لا أعلم. كم عدد الناس أنا عندي.</w:t>
      </w:r>
    </w:p>
    <w:p w14:paraId="10A81A02"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هذه المرة.</w:t>
      </w:r>
    </w:p>
    <w:p w14:paraId="1BFA6D42"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lastRenderedPageBreak/>
        <w:t>لا لا لا، أنا بعدها و. نعم، نحن هذه المرة لأنها كانت أول مرة وكذا، لكن أنا بالنسبة لي أفضل. أفضل المرة أضبط من هذه المرة. والله؟ ماذا؟ هذه المرة كان عندنا، عندنا أشياء مرتبة، أفضل.</w:t>
      </w:r>
    </w:p>
    <w:p w14:paraId="713E4F18" w14:textId="77777777" w:rsidR="00AD5715" w:rsidRPr="00987250" w:rsidRDefault="00212D80" w:rsidP="00BE75AC">
      <w:pPr>
        <w:pStyle w:val="Script"/>
        <w:bidi/>
        <w:rPr>
          <w:rFonts w:ascii="Simplified Arabic" w:hAnsi="Simplified Arabic" w:cs="Simplified Arabic"/>
          <w:noProof/>
          <w:sz w:val="32"/>
          <w:szCs w:val="32"/>
          <w:lang w:bidi="ar-DZ"/>
        </w:rPr>
      </w:pPr>
      <w:r w:rsidRPr="00987250">
        <w:rPr>
          <w:rFonts w:ascii="Simplified Arabic" w:hAnsi="Simplified Arabic" w:cs="Simplified Arabic"/>
          <w:noProof/>
          <w:sz w:val="32"/>
          <w:szCs w:val="32"/>
          <w:lang w:bidi="ar-DZ"/>
        </w:rPr>
        <w:t>ما أدري عمل التنظيم جت جت هذه؟ لأن لا أحد فاهم ماذا نفعل. لماذا؟ فأنت لان تجمعين. لا، شوفي الحين أنا فاهمة أن هناك بحث، هناك التسجيلات والتسجيل.</w:t>
      </w:r>
    </w:p>
    <w:p w14:paraId="7E6D4EEA" w14:textId="77777777" w:rsidR="00AD5715" w:rsidRPr="00987250" w:rsidRDefault="00212D80" w:rsidP="00BE75AC">
      <w:pPr>
        <w:pStyle w:val="Script"/>
        <w:bidi/>
        <w:rPr>
          <w:rFonts w:ascii="Simplified Arabic" w:hAnsi="Simplified Arabic" w:cs="Simplified Arabic"/>
          <w:sz w:val="32"/>
          <w:szCs w:val="32"/>
        </w:rPr>
      </w:pPr>
      <w:r w:rsidRPr="00987250">
        <w:rPr>
          <w:rFonts w:ascii="Simplified Arabic" w:hAnsi="Simplified Arabic" w:cs="Simplified Arabic"/>
          <w:noProof/>
          <w:sz w:val="32"/>
          <w:szCs w:val="32"/>
          <w:lang w:bidi="ar-DZ"/>
        </w:rPr>
        <w:t>هذا يسجل أو توقف؟</w:t>
      </w:r>
    </w:p>
    <w:sectPr w:rsidR="00AD5715" w:rsidRPr="00987250">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173B4" w14:textId="77777777" w:rsidR="00DB5D45" w:rsidRDefault="00DB5D45" w:rsidP="00BE75AC">
      <w:r>
        <w:separator/>
      </w:r>
    </w:p>
  </w:endnote>
  <w:endnote w:type="continuationSeparator" w:id="0">
    <w:p w14:paraId="2B7156C4" w14:textId="77777777" w:rsidR="00DB5D45" w:rsidRDefault="00DB5D45" w:rsidP="00BE75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151A0" w14:textId="77777777" w:rsidR="00BE75AC" w:rsidRDefault="00BE75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278" w:author="Moustapha Achoui" w:date="2026-03-10T23:57:00Z"/>
  <w:sdt>
    <w:sdtPr>
      <w:id w:val="-1440833607"/>
      <w:docPartObj>
        <w:docPartGallery w:val="Page Numbers (Bottom of Page)"/>
        <w:docPartUnique/>
      </w:docPartObj>
    </w:sdtPr>
    <w:sdtContent>
      <w:customXmlInsRangeEnd w:id="278"/>
      <w:p w14:paraId="42306C1D" w14:textId="01AF3D74" w:rsidR="00455089" w:rsidRDefault="00455089">
        <w:pPr>
          <w:pStyle w:val="Footer"/>
          <w:jc w:val="center"/>
          <w:rPr>
            <w:ins w:id="279" w:author="Moustapha Achoui" w:date="2026-03-10T23:57:00Z" w16du:dateUtc="2026-03-10T22:57:00Z"/>
          </w:rPr>
        </w:pPr>
        <w:ins w:id="280" w:author="Moustapha Achoui" w:date="2026-03-10T23:57:00Z" w16du:dateUtc="2026-03-10T22:57:00Z">
          <w:r>
            <w:fldChar w:fldCharType="begin"/>
          </w:r>
          <w:r>
            <w:instrText xml:space="preserve"> PAGE   \* MERGEFORMAT </w:instrText>
          </w:r>
          <w:r>
            <w:fldChar w:fldCharType="separate"/>
          </w:r>
          <w:r>
            <w:t>2</w:t>
          </w:r>
          <w:r>
            <w:fldChar w:fldCharType="end"/>
          </w:r>
        </w:ins>
      </w:p>
      <w:customXmlInsRangeStart w:id="281" w:author="Moustapha Achoui" w:date="2026-03-10T23:57:00Z"/>
    </w:sdtContent>
  </w:sdt>
  <w:customXmlInsRangeEnd w:id="281"/>
  <w:p w14:paraId="59E12F53" w14:textId="77777777" w:rsidR="00BE75AC" w:rsidRDefault="00BE75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3167A" w14:textId="77777777" w:rsidR="00BE75AC" w:rsidRDefault="00BE75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86B16" w14:textId="77777777" w:rsidR="00DB5D45" w:rsidRDefault="00DB5D45" w:rsidP="00BE75AC">
      <w:r>
        <w:separator/>
      </w:r>
    </w:p>
  </w:footnote>
  <w:footnote w:type="continuationSeparator" w:id="0">
    <w:p w14:paraId="13797794" w14:textId="77777777" w:rsidR="00DB5D45" w:rsidRDefault="00DB5D45" w:rsidP="00BE75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70D28" w14:textId="77777777" w:rsidR="00BE75AC" w:rsidRDefault="00BE75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79E0C" w14:textId="77777777" w:rsidR="00BE75AC" w:rsidRDefault="00BE75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311D4" w14:textId="77777777" w:rsidR="00BE75AC" w:rsidRDefault="00BE75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7D3B33"/>
    <w:multiLevelType w:val="hybridMultilevel"/>
    <w:tmpl w:val="AA6202D0"/>
    <w:lvl w:ilvl="0" w:tplc="40126122">
      <w:start w:val="1"/>
      <w:numFmt w:val="bullet"/>
      <w:lvlText w:val="●"/>
      <w:lvlJc w:val="left"/>
      <w:pPr>
        <w:ind w:left="720" w:hanging="360"/>
      </w:pPr>
    </w:lvl>
    <w:lvl w:ilvl="1" w:tplc="F16207BC">
      <w:start w:val="1"/>
      <w:numFmt w:val="bullet"/>
      <w:lvlText w:val="○"/>
      <w:lvlJc w:val="left"/>
      <w:pPr>
        <w:ind w:left="1440" w:hanging="360"/>
      </w:pPr>
    </w:lvl>
    <w:lvl w:ilvl="2" w:tplc="0B147B02">
      <w:start w:val="1"/>
      <w:numFmt w:val="bullet"/>
      <w:lvlText w:val="■"/>
      <w:lvlJc w:val="left"/>
      <w:pPr>
        <w:ind w:left="2160" w:hanging="360"/>
      </w:pPr>
    </w:lvl>
    <w:lvl w:ilvl="3" w:tplc="7C0C6446">
      <w:start w:val="1"/>
      <w:numFmt w:val="bullet"/>
      <w:lvlText w:val="●"/>
      <w:lvlJc w:val="left"/>
      <w:pPr>
        <w:ind w:left="2880" w:hanging="360"/>
      </w:pPr>
    </w:lvl>
    <w:lvl w:ilvl="4" w:tplc="2C1EF0D6">
      <w:start w:val="1"/>
      <w:numFmt w:val="bullet"/>
      <w:lvlText w:val="○"/>
      <w:lvlJc w:val="left"/>
      <w:pPr>
        <w:ind w:left="3600" w:hanging="360"/>
      </w:pPr>
    </w:lvl>
    <w:lvl w:ilvl="5" w:tplc="050E42FA">
      <w:start w:val="1"/>
      <w:numFmt w:val="bullet"/>
      <w:lvlText w:val="■"/>
      <w:lvlJc w:val="left"/>
      <w:pPr>
        <w:ind w:left="4320" w:hanging="360"/>
      </w:pPr>
    </w:lvl>
    <w:lvl w:ilvl="6" w:tplc="DDC8D94E">
      <w:start w:val="1"/>
      <w:numFmt w:val="bullet"/>
      <w:lvlText w:val="●"/>
      <w:lvlJc w:val="left"/>
      <w:pPr>
        <w:ind w:left="5040" w:hanging="360"/>
      </w:pPr>
    </w:lvl>
    <w:lvl w:ilvl="7" w:tplc="03E0F7D8">
      <w:start w:val="1"/>
      <w:numFmt w:val="bullet"/>
      <w:lvlText w:val="●"/>
      <w:lvlJc w:val="left"/>
      <w:pPr>
        <w:ind w:left="5760" w:hanging="360"/>
      </w:pPr>
    </w:lvl>
    <w:lvl w:ilvl="8" w:tplc="DE8C6418">
      <w:start w:val="1"/>
      <w:numFmt w:val="bullet"/>
      <w:lvlText w:val="●"/>
      <w:lvlJc w:val="left"/>
      <w:pPr>
        <w:ind w:left="6480" w:hanging="360"/>
      </w:pPr>
    </w:lvl>
  </w:abstractNum>
  <w:num w:numId="1" w16cid:durableId="1250624526">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ustapha Achoui">
    <w15:presenceInfo w15:providerId="AD" w15:userId="S::MAchoui@wellbeing.qa::0ddd3afb-539f-4389-8727-c19884beb6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715"/>
    <w:rsid w:val="00162BDD"/>
    <w:rsid w:val="00196913"/>
    <w:rsid w:val="001F0C3E"/>
    <w:rsid w:val="00212D80"/>
    <w:rsid w:val="00213E6B"/>
    <w:rsid w:val="003024A8"/>
    <w:rsid w:val="00345478"/>
    <w:rsid w:val="00394231"/>
    <w:rsid w:val="003F338F"/>
    <w:rsid w:val="00414893"/>
    <w:rsid w:val="00455089"/>
    <w:rsid w:val="004F1B30"/>
    <w:rsid w:val="005258CC"/>
    <w:rsid w:val="00553B85"/>
    <w:rsid w:val="00570AA4"/>
    <w:rsid w:val="0058261E"/>
    <w:rsid w:val="005A3C9D"/>
    <w:rsid w:val="00751A97"/>
    <w:rsid w:val="00791579"/>
    <w:rsid w:val="007F09BA"/>
    <w:rsid w:val="00855F57"/>
    <w:rsid w:val="008C487B"/>
    <w:rsid w:val="00987250"/>
    <w:rsid w:val="00997C78"/>
    <w:rsid w:val="00A12EF2"/>
    <w:rsid w:val="00A405DA"/>
    <w:rsid w:val="00A62510"/>
    <w:rsid w:val="00A664E6"/>
    <w:rsid w:val="00A7604C"/>
    <w:rsid w:val="00AD5715"/>
    <w:rsid w:val="00B51A3F"/>
    <w:rsid w:val="00B561F4"/>
    <w:rsid w:val="00B56C4D"/>
    <w:rsid w:val="00BC58B9"/>
    <w:rsid w:val="00BE75AC"/>
    <w:rsid w:val="00D11548"/>
    <w:rsid w:val="00DB5D45"/>
    <w:rsid w:val="00DD0AEA"/>
    <w:rsid w:val="00DD1362"/>
    <w:rsid w:val="00DD48EB"/>
    <w:rsid w:val="00E17025"/>
    <w:rsid w:val="00E40361"/>
    <w:rsid w:val="00E51C4B"/>
    <w:rsid w:val="00EB099F"/>
    <w:rsid w:val="00EF4070"/>
    <w:rsid w:val="00F3321F"/>
    <w:rsid w:val="00F84E37"/>
    <w:rsid w:val="00FA6914"/>
    <w:rsid w:val="00FB1472"/>
    <w:rsid w:val="00FE3B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434C80"/>
  <w15:docId w15:val="{1941D900-9447-3D47-9BDF-CAF83C093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DZ"/>
    </w:rPr>
  </w:style>
  <w:style w:type="paragraph" w:styleId="Heading1">
    <w:name w:val="heading 1"/>
    <w:uiPriority w:val="9"/>
    <w:qFormat/>
    <w:pPr>
      <w:spacing w:before="120" w:after="260"/>
      <w:outlineLvl w:val="0"/>
    </w:pPr>
    <w:rPr>
      <w:b/>
      <w:bCs/>
      <w:sz w:val="48"/>
      <w:szCs w:val="4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60"/>
    </w:pPr>
    <w:rPr>
      <w:b/>
      <w:bCs/>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Script">
    <w:name w:val="Script"/>
    <w:pPr>
      <w:spacing w:after="360"/>
    </w:pPr>
    <w:rPr>
      <w:sz w:val="28"/>
      <w:szCs w:val="28"/>
    </w:rPr>
  </w:style>
  <w:style w:type="paragraph" w:styleId="Header">
    <w:name w:val="header"/>
    <w:basedOn w:val="Normal"/>
    <w:link w:val="HeaderChar"/>
    <w:uiPriority w:val="99"/>
    <w:unhideWhenUsed/>
    <w:rsid w:val="00BE75AC"/>
    <w:pPr>
      <w:tabs>
        <w:tab w:val="center" w:pos="4680"/>
        <w:tab w:val="right" w:pos="9360"/>
      </w:tabs>
    </w:pPr>
  </w:style>
  <w:style w:type="character" w:customStyle="1" w:styleId="HeaderChar">
    <w:name w:val="Header Char"/>
    <w:basedOn w:val="DefaultParagraphFont"/>
    <w:link w:val="Header"/>
    <w:uiPriority w:val="99"/>
    <w:rsid w:val="00BE75AC"/>
  </w:style>
  <w:style w:type="paragraph" w:styleId="Footer">
    <w:name w:val="footer"/>
    <w:basedOn w:val="Normal"/>
    <w:link w:val="FooterChar"/>
    <w:uiPriority w:val="99"/>
    <w:unhideWhenUsed/>
    <w:rsid w:val="00BE75AC"/>
    <w:pPr>
      <w:tabs>
        <w:tab w:val="center" w:pos="4680"/>
        <w:tab w:val="right" w:pos="9360"/>
      </w:tabs>
    </w:pPr>
  </w:style>
  <w:style w:type="character" w:customStyle="1" w:styleId="FooterChar">
    <w:name w:val="Footer Char"/>
    <w:basedOn w:val="DefaultParagraphFont"/>
    <w:link w:val="Footer"/>
    <w:uiPriority w:val="99"/>
    <w:rsid w:val="00BE75AC"/>
  </w:style>
  <w:style w:type="paragraph" w:styleId="Revision">
    <w:name w:val="Revision"/>
    <w:hidden/>
    <w:uiPriority w:val="99"/>
    <w:semiHidden/>
    <w:rsid w:val="009872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751</TotalTime>
  <Pages>61</Pages>
  <Words>12846</Words>
  <Characters>73224</Characters>
  <Application>Microsoft Office Word</Application>
  <DocSecurity>0</DocSecurity>
  <Lines>610</Lines>
  <Paragraphs>171</Paragraphs>
  <ScaleCrop>false</ScaleCrop>
  <HeadingPairs>
    <vt:vector size="2" baseType="variant">
      <vt:variant>
        <vt:lpstr>Title</vt:lpstr>
      </vt:variant>
      <vt:variant>
        <vt:i4>1</vt:i4>
      </vt:variant>
    </vt:vector>
  </HeadingPairs>
  <TitlesOfParts>
    <vt:vector size="1" baseType="lpstr">
      <vt:lpstr>HWAD6AR</vt:lpstr>
    </vt:vector>
  </TitlesOfParts>
  <Company/>
  <LinksUpToDate>false</LinksUpToDate>
  <CharactersWithSpaces>85899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HWAD6AR</dc:title>
  <dc:creator>Un-named</dc:creator>
  <cp:lastModifiedBy>Moustapha Achoui</cp:lastModifiedBy>
  <cp:revision>14</cp:revision>
  <dcterms:created xsi:type="dcterms:W3CDTF">2026-03-10T23:30:00Z</dcterms:created>
  <dcterms:modified xsi:type="dcterms:W3CDTF">2026-03-12T23:43:00Z</dcterms:modified>
</cp:coreProperties>
</file>